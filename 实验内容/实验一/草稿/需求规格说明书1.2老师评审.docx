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3DF683" w14:textId="3DF5E0FD" w:rsidR="00EF3F06" w:rsidRDefault="00186CA0" w:rsidP="00EF3F06">
      <w:pPr>
        <w:pStyle w:val="1"/>
        <w:jc w:val="both"/>
        <w:rPr>
          <w:ins w:id="0" w:author="liuchao" w:date="2017-03-30T18:10:00Z"/>
          <w:color w:val="FF0000"/>
        </w:rPr>
      </w:pPr>
      <w:commentRangeStart w:id="1"/>
      <w:r>
        <w:rPr>
          <w:rFonts w:hint="eastAsia"/>
        </w:rPr>
        <w:t>//</w:t>
      </w:r>
      <w:r w:rsidRPr="00186CA0">
        <w:rPr>
          <w:rFonts w:hint="eastAsia"/>
          <w:color w:val="FF0000"/>
        </w:rPr>
        <w:t>TODO</w:t>
      </w:r>
      <w:r w:rsidRPr="00186CA0">
        <w:rPr>
          <w:rFonts w:hint="eastAsia"/>
          <w:color w:val="FF0000"/>
        </w:rPr>
        <w:t>封面</w:t>
      </w:r>
      <w:commentRangeEnd w:id="1"/>
      <w:r w:rsidR="00B55150">
        <w:rPr>
          <w:rStyle w:val="af0"/>
          <w:b w:val="0"/>
          <w:bCs w:val="0"/>
          <w:kern w:val="2"/>
        </w:rPr>
        <w:commentReference w:id="1"/>
      </w:r>
    </w:p>
    <w:p w14:paraId="1754B6AE" w14:textId="77777777" w:rsidR="00B55150" w:rsidRPr="00B55150" w:rsidRDefault="00B55150" w:rsidP="00B55150">
      <w:pPr>
        <w:ind w:firstLine="420"/>
        <w:rPr>
          <w:rFonts w:hint="eastAsia"/>
        </w:rPr>
        <w:pPrChange w:id="2" w:author="liuchao" w:date="2017-03-30T18:10:00Z">
          <w:pPr>
            <w:pStyle w:val="1"/>
            <w:jc w:val="both"/>
          </w:pPr>
        </w:pPrChange>
      </w:pPr>
      <w:ins w:id="3" w:author="liuchao" w:date="2017-03-30T18:10:00Z">
        <w:r>
          <w:rPr>
            <w:rStyle w:val="af0"/>
          </w:rPr>
          <w:commentReference w:id="4"/>
        </w:r>
      </w:ins>
    </w:p>
    <w:p w14:paraId="361041D7" w14:textId="77777777" w:rsidR="00EF3F06" w:rsidRDefault="00EF3F06">
      <w:pPr>
        <w:widowControl/>
        <w:spacing w:line="240" w:lineRule="auto"/>
        <w:ind w:firstLineChars="0" w:firstLine="0"/>
        <w:jc w:val="left"/>
        <w:rPr>
          <w:lang w:val="zh-CN"/>
        </w:rPr>
      </w:pPr>
      <w:r>
        <w:rPr>
          <w:b/>
          <w:bCs/>
          <w:lang w:val="zh-CN"/>
        </w:rPr>
        <w:br w:type="page"/>
      </w:r>
    </w:p>
    <w:bookmarkStart w:id="5" w:name="_Toc478140199" w:displacedByCustomXml="next"/>
    <w:sdt>
      <w:sdtPr>
        <w:rPr>
          <w:b w:val="0"/>
          <w:bCs w:val="0"/>
          <w:kern w:val="2"/>
          <w:sz w:val="24"/>
          <w:szCs w:val="22"/>
          <w:lang w:val="zh-CN"/>
        </w:rPr>
        <w:id w:val="-520011148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24C21A61" w14:textId="25A355D4" w:rsidR="009622B9" w:rsidRPr="00020AE1" w:rsidRDefault="002624C2" w:rsidP="00020AE1">
          <w:pPr>
            <w:pStyle w:val="1"/>
            <w:rPr>
              <w:noProof/>
            </w:rPr>
          </w:pPr>
          <w:r>
            <w:rPr>
              <w:lang w:val="zh-CN"/>
            </w:rPr>
            <w:t>目录</w:t>
          </w:r>
          <w:bookmarkEnd w:id="5"/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</w:p>
        <w:p w14:paraId="457ACAE3" w14:textId="77777777" w:rsidR="009622B9" w:rsidRPr="009622B9" w:rsidRDefault="00CB521B" w:rsidP="00CC40B5">
          <w:pPr>
            <w:pStyle w:val="20"/>
            <w:tabs>
              <w:tab w:val="right" w:leader="dot" w:pos="8290"/>
            </w:tabs>
            <w:ind w:left="238" w:firstLineChars="0" w:firstLine="0"/>
            <w:rPr>
              <w:rFonts w:ascii="宋体" w:eastAsia="宋体" w:hAnsi="宋体"/>
              <w:b w:val="0"/>
              <w:bCs w:val="0"/>
              <w:noProof/>
              <w:sz w:val="24"/>
              <w:szCs w:val="24"/>
            </w:rPr>
          </w:pPr>
          <w:hyperlink w:anchor="_Toc478140201" w:history="1">
            <w:r w:rsidR="009622B9" w:rsidRPr="009622B9">
              <w:rPr>
                <w:rStyle w:val="a8"/>
                <w:rFonts w:ascii="宋体" w:eastAsia="宋体" w:hAnsi="宋体"/>
                <w:b w:val="0"/>
                <w:noProof/>
                <w:sz w:val="24"/>
                <w:szCs w:val="24"/>
              </w:rPr>
              <w:t>1 引言</w:t>
            </w:r>
            <w:r w:rsidR="009622B9" w:rsidRPr="009622B9">
              <w:rPr>
                <w:rFonts w:ascii="宋体" w:eastAsia="宋体" w:hAnsi="宋体"/>
                <w:b w:val="0"/>
                <w:noProof/>
                <w:webHidden/>
                <w:sz w:val="24"/>
                <w:szCs w:val="24"/>
              </w:rPr>
              <w:tab/>
            </w:r>
            <w:r w:rsidR="009622B9" w:rsidRPr="009622B9">
              <w:rPr>
                <w:rFonts w:ascii="宋体" w:eastAsia="宋体" w:hAnsi="宋体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9622B9" w:rsidRPr="009622B9">
              <w:rPr>
                <w:rFonts w:ascii="宋体" w:eastAsia="宋体" w:hAnsi="宋体"/>
                <w:b w:val="0"/>
                <w:noProof/>
                <w:webHidden/>
                <w:sz w:val="24"/>
                <w:szCs w:val="24"/>
              </w:rPr>
              <w:instrText xml:space="preserve"> PAGEREF _Toc478140201 \h </w:instrText>
            </w:r>
            <w:r w:rsidR="009622B9" w:rsidRPr="009622B9">
              <w:rPr>
                <w:rFonts w:ascii="宋体" w:eastAsia="宋体" w:hAnsi="宋体"/>
                <w:b w:val="0"/>
                <w:noProof/>
                <w:webHidden/>
                <w:sz w:val="24"/>
                <w:szCs w:val="24"/>
              </w:rPr>
            </w:r>
            <w:r w:rsidR="009622B9" w:rsidRPr="009622B9">
              <w:rPr>
                <w:rFonts w:ascii="宋体" w:eastAsia="宋体" w:hAnsi="宋体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9622B9" w:rsidRPr="009622B9">
              <w:rPr>
                <w:rFonts w:ascii="宋体" w:eastAsia="宋体" w:hAnsi="宋体"/>
                <w:b w:val="0"/>
                <w:noProof/>
                <w:webHidden/>
                <w:sz w:val="24"/>
                <w:szCs w:val="24"/>
              </w:rPr>
              <w:t>1</w:t>
            </w:r>
            <w:r w:rsidR="009622B9" w:rsidRPr="009622B9">
              <w:rPr>
                <w:rFonts w:ascii="宋体" w:eastAsia="宋体" w:hAnsi="宋体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C64387" w14:textId="77777777" w:rsidR="009622B9" w:rsidRPr="009622B9" w:rsidRDefault="00CB521B" w:rsidP="00CC40B5">
          <w:pPr>
            <w:pStyle w:val="30"/>
            <w:tabs>
              <w:tab w:val="right" w:leader="dot" w:pos="8290"/>
            </w:tabs>
            <w:ind w:left="482" w:firstLineChars="0" w:firstLine="0"/>
            <w:rPr>
              <w:rFonts w:ascii="宋体" w:eastAsia="宋体" w:hAnsi="宋体"/>
              <w:noProof/>
              <w:sz w:val="24"/>
              <w:szCs w:val="24"/>
            </w:rPr>
          </w:pPr>
          <w:hyperlink w:anchor="_Toc478140202" w:history="1">
            <w:r w:rsidR="009622B9" w:rsidRPr="009622B9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1.1 编写目的</w: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_Toc478140202 \h </w:instrTex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</w: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195C72" w14:textId="77777777" w:rsidR="009622B9" w:rsidRPr="009622B9" w:rsidRDefault="00CB521B" w:rsidP="00CC40B5">
          <w:pPr>
            <w:pStyle w:val="30"/>
            <w:tabs>
              <w:tab w:val="right" w:leader="dot" w:pos="8290"/>
            </w:tabs>
            <w:ind w:left="482" w:firstLineChars="0" w:firstLine="0"/>
            <w:rPr>
              <w:rFonts w:ascii="宋体" w:eastAsia="宋体" w:hAnsi="宋体"/>
              <w:noProof/>
              <w:sz w:val="24"/>
              <w:szCs w:val="24"/>
            </w:rPr>
          </w:pPr>
          <w:hyperlink w:anchor="_Toc478140203" w:history="1">
            <w:r w:rsidR="009622B9" w:rsidRPr="009622B9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1.2 系统概述</w: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_Toc478140203 \h </w:instrTex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</w: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FC6969" w14:textId="77777777" w:rsidR="009622B9" w:rsidRPr="009622B9" w:rsidRDefault="00CB521B" w:rsidP="00CC40B5">
          <w:pPr>
            <w:pStyle w:val="30"/>
            <w:tabs>
              <w:tab w:val="right" w:leader="dot" w:pos="8290"/>
            </w:tabs>
            <w:ind w:left="482" w:firstLineChars="0" w:firstLine="0"/>
            <w:rPr>
              <w:rFonts w:ascii="宋体" w:eastAsia="宋体" w:hAnsi="宋体"/>
              <w:noProof/>
              <w:sz w:val="24"/>
              <w:szCs w:val="24"/>
            </w:rPr>
          </w:pPr>
          <w:hyperlink w:anchor="_Toc478140204" w:history="1">
            <w:r w:rsidR="009622B9" w:rsidRPr="009622B9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1.3 参考资料</w: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_Toc478140204 \h </w:instrTex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</w: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64E5D8" w14:textId="77777777" w:rsidR="009622B9" w:rsidRPr="009622B9" w:rsidRDefault="00CB521B" w:rsidP="00CC40B5">
          <w:pPr>
            <w:pStyle w:val="30"/>
            <w:tabs>
              <w:tab w:val="right" w:leader="dot" w:pos="8290"/>
            </w:tabs>
            <w:ind w:left="482" w:firstLineChars="0" w:firstLine="0"/>
            <w:rPr>
              <w:rFonts w:ascii="宋体" w:eastAsia="宋体" w:hAnsi="宋体"/>
              <w:noProof/>
              <w:sz w:val="24"/>
              <w:szCs w:val="24"/>
            </w:rPr>
          </w:pPr>
          <w:hyperlink w:anchor="_Toc478140205" w:history="1">
            <w:r w:rsidR="009622B9" w:rsidRPr="009622B9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1.4 术语和缩略语</w: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_Toc478140205 \h </w:instrTex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</w: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D25D51" w14:textId="77777777" w:rsidR="009622B9" w:rsidRPr="009622B9" w:rsidRDefault="00CB521B" w:rsidP="00CC40B5">
          <w:pPr>
            <w:pStyle w:val="20"/>
            <w:tabs>
              <w:tab w:val="right" w:leader="dot" w:pos="8290"/>
            </w:tabs>
            <w:ind w:left="238" w:firstLineChars="0" w:firstLine="0"/>
            <w:rPr>
              <w:rFonts w:ascii="宋体" w:eastAsia="宋体" w:hAnsi="宋体"/>
              <w:b w:val="0"/>
              <w:bCs w:val="0"/>
              <w:noProof/>
              <w:sz w:val="24"/>
              <w:szCs w:val="24"/>
            </w:rPr>
          </w:pPr>
          <w:hyperlink w:anchor="_Toc478140206" w:history="1">
            <w:r w:rsidR="009622B9" w:rsidRPr="009622B9">
              <w:rPr>
                <w:rStyle w:val="a8"/>
                <w:rFonts w:ascii="宋体" w:eastAsia="宋体" w:hAnsi="宋体"/>
                <w:b w:val="0"/>
                <w:noProof/>
                <w:sz w:val="24"/>
                <w:szCs w:val="24"/>
              </w:rPr>
              <w:t>2 软件总体概述</w:t>
            </w:r>
            <w:r w:rsidR="009622B9" w:rsidRPr="009622B9">
              <w:rPr>
                <w:rFonts w:ascii="宋体" w:eastAsia="宋体" w:hAnsi="宋体"/>
                <w:b w:val="0"/>
                <w:noProof/>
                <w:webHidden/>
                <w:sz w:val="24"/>
                <w:szCs w:val="24"/>
              </w:rPr>
              <w:tab/>
            </w:r>
            <w:r w:rsidR="009622B9" w:rsidRPr="009622B9">
              <w:rPr>
                <w:rFonts w:ascii="宋体" w:eastAsia="宋体" w:hAnsi="宋体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9622B9" w:rsidRPr="009622B9">
              <w:rPr>
                <w:rFonts w:ascii="宋体" w:eastAsia="宋体" w:hAnsi="宋体"/>
                <w:b w:val="0"/>
                <w:noProof/>
                <w:webHidden/>
                <w:sz w:val="24"/>
                <w:szCs w:val="24"/>
              </w:rPr>
              <w:instrText xml:space="preserve"> PAGEREF _Toc478140206 \h </w:instrText>
            </w:r>
            <w:r w:rsidR="009622B9" w:rsidRPr="009622B9">
              <w:rPr>
                <w:rFonts w:ascii="宋体" w:eastAsia="宋体" w:hAnsi="宋体"/>
                <w:b w:val="0"/>
                <w:noProof/>
                <w:webHidden/>
                <w:sz w:val="24"/>
                <w:szCs w:val="24"/>
              </w:rPr>
            </w:r>
            <w:r w:rsidR="009622B9" w:rsidRPr="009622B9">
              <w:rPr>
                <w:rFonts w:ascii="宋体" w:eastAsia="宋体" w:hAnsi="宋体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9622B9" w:rsidRPr="009622B9">
              <w:rPr>
                <w:rFonts w:ascii="宋体" w:eastAsia="宋体" w:hAnsi="宋体"/>
                <w:b w:val="0"/>
                <w:noProof/>
                <w:webHidden/>
                <w:sz w:val="24"/>
                <w:szCs w:val="24"/>
              </w:rPr>
              <w:t>4</w:t>
            </w:r>
            <w:r w:rsidR="009622B9" w:rsidRPr="009622B9">
              <w:rPr>
                <w:rFonts w:ascii="宋体" w:eastAsia="宋体" w:hAnsi="宋体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52E211" w14:textId="77777777" w:rsidR="009622B9" w:rsidRPr="009622B9" w:rsidRDefault="00CB521B" w:rsidP="00CC40B5">
          <w:pPr>
            <w:pStyle w:val="30"/>
            <w:tabs>
              <w:tab w:val="right" w:leader="dot" w:pos="8290"/>
            </w:tabs>
            <w:ind w:left="482" w:firstLineChars="0" w:firstLine="0"/>
            <w:rPr>
              <w:rFonts w:ascii="宋体" w:eastAsia="宋体" w:hAnsi="宋体"/>
              <w:noProof/>
              <w:sz w:val="24"/>
              <w:szCs w:val="24"/>
            </w:rPr>
          </w:pPr>
          <w:hyperlink w:anchor="_Toc478140207" w:history="1">
            <w:r w:rsidR="009622B9" w:rsidRPr="009622B9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2.1 目标</w: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_Toc478140207 \h </w:instrTex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4</w: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B76065" w14:textId="77777777" w:rsidR="009622B9" w:rsidRPr="009622B9" w:rsidRDefault="00CB521B" w:rsidP="00CC40B5">
          <w:pPr>
            <w:pStyle w:val="30"/>
            <w:tabs>
              <w:tab w:val="right" w:leader="dot" w:pos="8290"/>
            </w:tabs>
            <w:ind w:left="482" w:firstLineChars="0" w:firstLine="0"/>
            <w:rPr>
              <w:rFonts w:ascii="宋体" w:eastAsia="宋体" w:hAnsi="宋体"/>
              <w:noProof/>
              <w:sz w:val="24"/>
              <w:szCs w:val="24"/>
            </w:rPr>
          </w:pPr>
          <w:hyperlink w:anchor="_Toc478140208" w:history="1">
            <w:r w:rsidR="009622B9" w:rsidRPr="009622B9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2.2 系统模型</w: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_Toc478140208 \h </w:instrTex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4</w: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F9E1B4" w14:textId="77777777" w:rsidR="009622B9" w:rsidRPr="009622B9" w:rsidRDefault="00CB521B" w:rsidP="00CC40B5">
          <w:pPr>
            <w:pStyle w:val="30"/>
            <w:tabs>
              <w:tab w:val="right" w:leader="dot" w:pos="8290"/>
            </w:tabs>
            <w:ind w:left="482" w:firstLineChars="0" w:firstLine="0"/>
            <w:rPr>
              <w:rFonts w:ascii="宋体" w:eastAsia="宋体" w:hAnsi="宋体"/>
              <w:noProof/>
              <w:sz w:val="24"/>
              <w:szCs w:val="24"/>
            </w:rPr>
          </w:pPr>
          <w:hyperlink w:anchor="_Toc478140209" w:history="1">
            <w:r w:rsidR="009622B9" w:rsidRPr="009622B9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2.3 假设和约束</w: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_Toc478140209 \h </w:instrTex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5</w: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548D28" w14:textId="77777777" w:rsidR="009622B9" w:rsidRPr="009622B9" w:rsidRDefault="00CB521B" w:rsidP="00CC40B5">
          <w:pPr>
            <w:pStyle w:val="20"/>
            <w:tabs>
              <w:tab w:val="right" w:leader="dot" w:pos="8290"/>
            </w:tabs>
            <w:ind w:left="238" w:firstLineChars="0" w:firstLine="0"/>
            <w:rPr>
              <w:rFonts w:ascii="宋体" w:eastAsia="宋体" w:hAnsi="宋体"/>
              <w:b w:val="0"/>
              <w:bCs w:val="0"/>
              <w:noProof/>
              <w:sz w:val="24"/>
              <w:szCs w:val="24"/>
            </w:rPr>
          </w:pPr>
          <w:hyperlink w:anchor="_Toc478140210" w:history="1">
            <w:r w:rsidR="009622B9" w:rsidRPr="009622B9">
              <w:rPr>
                <w:rStyle w:val="a8"/>
                <w:rFonts w:ascii="宋体" w:eastAsia="宋体" w:hAnsi="宋体"/>
                <w:b w:val="0"/>
                <w:noProof/>
                <w:sz w:val="24"/>
                <w:szCs w:val="24"/>
              </w:rPr>
              <w:t>3 详细需求</w:t>
            </w:r>
            <w:r w:rsidR="009622B9" w:rsidRPr="009622B9">
              <w:rPr>
                <w:rFonts w:ascii="宋体" w:eastAsia="宋体" w:hAnsi="宋体"/>
                <w:b w:val="0"/>
                <w:noProof/>
                <w:webHidden/>
                <w:sz w:val="24"/>
                <w:szCs w:val="24"/>
              </w:rPr>
              <w:tab/>
            </w:r>
            <w:r w:rsidR="009622B9" w:rsidRPr="009622B9">
              <w:rPr>
                <w:rFonts w:ascii="宋体" w:eastAsia="宋体" w:hAnsi="宋体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9622B9" w:rsidRPr="009622B9">
              <w:rPr>
                <w:rFonts w:ascii="宋体" w:eastAsia="宋体" w:hAnsi="宋体"/>
                <w:b w:val="0"/>
                <w:noProof/>
                <w:webHidden/>
                <w:sz w:val="24"/>
                <w:szCs w:val="24"/>
              </w:rPr>
              <w:instrText xml:space="preserve"> PAGEREF _Toc478140210 \h </w:instrText>
            </w:r>
            <w:r w:rsidR="009622B9" w:rsidRPr="009622B9">
              <w:rPr>
                <w:rFonts w:ascii="宋体" w:eastAsia="宋体" w:hAnsi="宋体"/>
                <w:b w:val="0"/>
                <w:noProof/>
                <w:webHidden/>
                <w:sz w:val="24"/>
                <w:szCs w:val="24"/>
              </w:rPr>
            </w:r>
            <w:r w:rsidR="009622B9" w:rsidRPr="009622B9">
              <w:rPr>
                <w:rFonts w:ascii="宋体" w:eastAsia="宋体" w:hAnsi="宋体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9622B9" w:rsidRPr="009622B9">
              <w:rPr>
                <w:rFonts w:ascii="宋体" w:eastAsia="宋体" w:hAnsi="宋体"/>
                <w:b w:val="0"/>
                <w:noProof/>
                <w:webHidden/>
                <w:sz w:val="24"/>
                <w:szCs w:val="24"/>
              </w:rPr>
              <w:t>6</w:t>
            </w:r>
            <w:r w:rsidR="009622B9" w:rsidRPr="009622B9">
              <w:rPr>
                <w:rFonts w:ascii="宋体" w:eastAsia="宋体" w:hAnsi="宋体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B81E69" w14:textId="77777777" w:rsidR="009622B9" w:rsidRPr="009622B9" w:rsidRDefault="00CB521B" w:rsidP="00CC40B5">
          <w:pPr>
            <w:pStyle w:val="30"/>
            <w:tabs>
              <w:tab w:val="right" w:leader="dot" w:pos="8290"/>
            </w:tabs>
            <w:ind w:left="482" w:firstLineChars="0" w:firstLine="0"/>
            <w:rPr>
              <w:rFonts w:ascii="宋体" w:eastAsia="宋体" w:hAnsi="宋体"/>
              <w:noProof/>
              <w:sz w:val="24"/>
              <w:szCs w:val="24"/>
            </w:rPr>
          </w:pPr>
          <w:hyperlink w:anchor="_Toc478140211" w:history="1">
            <w:r w:rsidR="009622B9" w:rsidRPr="009622B9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3.1 功能需求</w: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_Toc478140211 \h </w:instrTex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6</w: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7364C1" w14:textId="77777777" w:rsidR="009622B9" w:rsidRPr="009622B9" w:rsidRDefault="00CB521B" w:rsidP="00CC40B5">
          <w:pPr>
            <w:pStyle w:val="30"/>
            <w:tabs>
              <w:tab w:val="right" w:leader="dot" w:pos="8290"/>
            </w:tabs>
            <w:ind w:left="482" w:firstLineChars="0" w:firstLine="0"/>
            <w:rPr>
              <w:rFonts w:ascii="宋体" w:eastAsia="宋体" w:hAnsi="宋体"/>
              <w:noProof/>
              <w:sz w:val="24"/>
              <w:szCs w:val="24"/>
            </w:rPr>
          </w:pPr>
          <w:hyperlink w:anchor="_Toc478140212" w:history="1">
            <w:r w:rsidR="009622B9" w:rsidRPr="009622B9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3.3 RUCM 模型</w: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_Toc478140212 \h </w:instrTex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8</w: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ED2C50" w14:textId="77777777" w:rsidR="009622B9" w:rsidRPr="009622B9" w:rsidRDefault="00CB521B" w:rsidP="00CC40B5">
          <w:pPr>
            <w:pStyle w:val="30"/>
            <w:tabs>
              <w:tab w:val="right" w:leader="dot" w:pos="8290"/>
            </w:tabs>
            <w:ind w:left="482" w:firstLineChars="0" w:firstLine="0"/>
            <w:rPr>
              <w:rFonts w:ascii="宋体" w:eastAsia="宋体" w:hAnsi="宋体"/>
              <w:noProof/>
              <w:sz w:val="24"/>
              <w:szCs w:val="24"/>
            </w:rPr>
          </w:pPr>
          <w:hyperlink w:anchor="_Toc478140213" w:history="1">
            <w:r w:rsidR="009622B9" w:rsidRPr="009622B9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3.3 性能需求</w: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_Toc478140213 \h </w:instrTex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14</w: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C9B7A1" w14:textId="77777777" w:rsidR="009622B9" w:rsidRPr="009622B9" w:rsidRDefault="00CB521B" w:rsidP="00CC40B5">
          <w:pPr>
            <w:pStyle w:val="30"/>
            <w:tabs>
              <w:tab w:val="right" w:leader="dot" w:pos="8290"/>
            </w:tabs>
            <w:ind w:left="482" w:firstLineChars="0" w:firstLine="0"/>
            <w:rPr>
              <w:rFonts w:ascii="宋体" w:eastAsia="宋体" w:hAnsi="宋体"/>
              <w:noProof/>
              <w:sz w:val="24"/>
              <w:szCs w:val="24"/>
            </w:rPr>
          </w:pPr>
          <w:hyperlink w:anchor="_Toc478140214" w:history="1">
            <w:r w:rsidR="009622B9" w:rsidRPr="009622B9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3.4 输入和输出</w: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_Toc478140214 \h </w:instrTex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14</w: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9668AB" w14:textId="77777777" w:rsidR="009622B9" w:rsidRPr="009622B9" w:rsidRDefault="00CB521B" w:rsidP="00CC40B5">
          <w:pPr>
            <w:pStyle w:val="30"/>
            <w:tabs>
              <w:tab w:val="right" w:leader="dot" w:pos="8290"/>
            </w:tabs>
            <w:ind w:left="482" w:firstLineChars="0" w:firstLine="0"/>
            <w:rPr>
              <w:rFonts w:ascii="宋体" w:eastAsia="宋体" w:hAnsi="宋体"/>
              <w:noProof/>
              <w:sz w:val="24"/>
              <w:szCs w:val="24"/>
            </w:rPr>
          </w:pPr>
          <w:hyperlink w:anchor="_Toc478140215" w:history="1">
            <w:r w:rsidR="009622B9" w:rsidRPr="009622B9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3.5 数据库特性</w: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_Toc478140215 \h </w:instrTex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14</w: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3A1F0B" w14:textId="77777777" w:rsidR="009622B9" w:rsidRPr="009622B9" w:rsidRDefault="00CB521B" w:rsidP="00CC40B5">
          <w:pPr>
            <w:pStyle w:val="30"/>
            <w:tabs>
              <w:tab w:val="right" w:leader="dot" w:pos="8290"/>
            </w:tabs>
            <w:ind w:left="482" w:firstLineChars="0" w:firstLine="0"/>
            <w:rPr>
              <w:rFonts w:ascii="宋体" w:eastAsia="宋体" w:hAnsi="宋体"/>
              <w:noProof/>
              <w:sz w:val="24"/>
              <w:szCs w:val="24"/>
            </w:rPr>
          </w:pPr>
          <w:hyperlink w:anchor="_Toc478140216" w:history="1">
            <w:r w:rsidR="009622B9" w:rsidRPr="009622B9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3.6 故障处理</w: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_Toc478140216 \h </w:instrTex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15</w: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C5C84E" w14:textId="77777777" w:rsidR="009622B9" w:rsidRPr="009622B9" w:rsidRDefault="00CB521B" w:rsidP="00CC40B5">
          <w:pPr>
            <w:pStyle w:val="20"/>
            <w:tabs>
              <w:tab w:val="right" w:leader="dot" w:pos="8290"/>
            </w:tabs>
            <w:ind w:left="238" w:firstLineChars="0" w:firstLine="0"/>
            <w:rPr>
              <w:rFonts w:ascii="宋体" w:eastAsia="宋体" w:hAnsi="宋体"/>
              <w:b w:val="0"/>
              <w:bCs w:val="0"/>
              <w:noProof/>
              <w:sz w:val="24"/>
              <w:szCs w:val="24"/>
            </w:rPr>
          </w:pPr>
          <w:hyperlink w:anchor="_Toc478140217" w:history="1">
            <w:r w:rsidR="009622B9" w:rsidRPr="009622B9">
              <w:rPr>
                <w:rStyle w:val="a8"/>
                <w:rFonts w:ascii="宋体" w:eastAsia="宋体" w:hAnsi="宋体"/>
                <w:b w:val="0"/>
                <w:noProof/>
                <w:sz w:val="24"/>
                <w:szCs w:val="24"/>
              </w:rPr>
              <w:t>4 环境需求</w:t>
            </w:r>
            <w:r w:rsidR="009622B9" w:rsidRPr="009622B9">
              <w:rPr>
                <w:rFonts w:ascii="宋体" w:eastAsia="宋体" w:hAnsi="宋体"/>
                <w:b w:val="0"/>
                <w:noProof/>
                <w:webHidden/>
                <w:sz w:val="24"/>
                <w:szCs w:val="24"/>
              </w:rPr>
              <w:tab/>
            </w:r>
            <w:r w:rsidR="009622B9" w:rsidRPr="009622B9">
              <w:rPr>
                <w:rFonts w:ascii="宋体" w:eastAsia="宋体" w:hAnsi="宋体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9622B9" w:rsidRPr="009622B9">
              <w:rPr>
                <w:rFonts w:ascii="宋体" w:eastAsia="宋体" w:hAnsi="宋体"/>
                <w:b w:val="0"/>
                <w:noProof/>
                <w:webHidden/>
                <w:sz w:val="24"/>
                <w:szCs w:val="24"/>
              </w:rPr>
              <w:instrText xml:space="preserve"> PAGEREF _Toc478140217 \h </w:instrText>
            </w:r>
            <w:r w:rsidR="009622B9" w:rsidRPr="009622B9">
              <w:rPr>
                <w:rFonts w:ascii="宋体" w:eastAsia="宋体" w:hAnsi="宋体"/>
                <w:b w:val="0"/>
                <w:noProof/>
                <w:webHidden/>
                <w:sz w:val="24"/>
                <w:szCs w:val="24"/>
              </w:rPr>
            </w:r>
            <w:r w:rsidR="009622B9" w:rsidRPr="009622B9">
              <w:rPr>
                <w:rFonts w:ascii="宋体" w:eastAsia="宋体" w:hAnsi="宋体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9622B9" w:rsidRPr="009622B9">
              <w:rPr>
                <w:rFonts w:ascii="宋体" w:eastAsia="宋体" w:hAnsi="宋体"/>
                <w:b w:val="0"/>
                <w:noProof/>
                <w:webHidden/>
                <w:sz w:val="24"/>
                <w:szCs w:val="24"/>
              </w:rPr>
              <w:t>16</w:t>
            </w:r>
            <w:r w:rsidR="009622B9" w:rsidRPr="009622B9">
              <w:rPr>
                <w:rFonts w:ascii="宋体" w:eastAsia="宋体" w:hAnsi="宋体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A233FA" w14:textId="77777777" w:rsidR="009622B9" w:rsidRPr="009622B9" w:rsidRDefault="00CB521B" w:rsidP="00CC40B5">
          <w:pPr>
            <w:pStyle w:val="30"/>
            <w:tabs>
              <w:tab w:val="right" w:leader="dot" w:pos="8290"/>
            </w:tabs>
            <w:ind w:left="482" w:firstLineChars="0" w:firstLine="0"/>
            <w:rPr>
              <w:rFonts w:ascii="宋体" w:eastAsia="宋体" w:hAnsi="宋体"/>
              <w:noProof/>
              <w:sz w:val="24"/>
              <w:szCs w:val="24"/>
            </w:rPr>
          </w:pPr>
          <w:hyperlink w:anchor="_Toc478140218" w:history="1">
            <w:r w:rsidR="009622B9" w:rsidRPr="009622B9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4.1 设备环境</w: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_Toc478140218 \h </w:instrTex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16</w: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B0B6EA" w14:textId="77777777" w:rsidR="009622B9" w:rsidRPr="009622B9" w:rsidRDefault="00CB521B" w:rsidP="00CC40B5">
          <w:pPr>
            <w:pStyle w:val="30"/>
            <w:tabs>
              <w:tab w:val="right" w:leader="dot" w:pos="8290"/>
            </w:tabs>
            <w:ind w:left="482" w:firstLineChars="0" w:firstLine="0"/>
            <w:rPr>
              <w:rFonts w:ascii="宋体" w:eastAsia="宋体" w:hAnsi="宋体"/>
              <w:noProof/>
              <w:sz w:val="24"/>
              <w:szCs w:val="24"/>
            </w:rPr>
          </w:pPr>
          <w:hyperlink w:anchor="_Toc478140219" w:history="1">
            <w:r w:rsidR="009622B9" w:rsidRPr="009622B9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4.2 支持软件环境</w: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_Toc478140219 \h </w:instrTex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16</w: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661896" w14:textId="77777777" w:rsidR="009622B9" w:rsidRPr="009622B9" w:rsidRDefault="00CB521B" w:rsidP="00CC40B5">
          <w:pPr>
            <w:pStyle w:val="30"/>
            <w:tabs>
              <w:tab w:val="right" w:leader="dot" w:pos="8290"/>
            </w:tabs>
            <w:ind w:left="482" w:firstLineChars="0" w:firstLine="0"/>
            <w:rPr>
              <w:rFonts w:ascii="宋体" w:eastAsia="宋体" w:hAnsi="宋体"/>
              <w:noProof/>
              <w:sz w:val="24"/>
              <w:szCs w:val="24"/>
            </w:rPr>
          </w:pPr>
          <w:hyperlink w:anchor="_Toc478140220" w:history="1">
            <w:r w:rsidR="009622B9" w:rsidRPr="009622B9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4.3 接口</w: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_Toc478140220 \h </w:instrTex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16</w: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C9E358" w14:textId="77777777" w:rsidR="009622B9" w:rsidRPr="009622B9" w:rsidRDefault="00CB521B" w:rsidP="00CC40B5">
          <w:pPr>
            <w:pStyle w:val="30"/>
            <w:tabs>
              <w:tab w:val="right" w:leader="dot" w:pos="8290"/>
            </w:tabs>
            <w:ind w:left="482" w:firstLineChars="0" w:firstLine="0"/>
            <w:rPr>
              <w:rFonts w:ascii="宋体" w:eastAsia="宋体" w:hAnsi="宋体"/>
              <w:noProof/>
              <w:sz w:val="24"/>
              <w:szCs w:val="24"/>
            </w:rPr>
          </w:pPr>
          <w:hyperlink w:anchor="_Toc478140221" w:history="1">
            <w:r w:rsidR="009622B9" w:rsidRPr="009622B9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4.4 安全和保密</w: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_Toc478140221 \h </w:instrTex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17</w:t>
            </w:r>
            <w:r w:rsidR="009622B9" w:rsidRPr="009622B9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2F8852" w14:textId="418644FC" w:rsidR="002624C2" w:rsidRDefault="002624C2" w:rsidP="002624C2">
          <w:pPr>
            <w:ind w:firstLine="482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3CB1A1B" w14:textId="77777777" w:rsidR="002C4C7E" w:rsidRDefault="002624C2">
      <w:pPr>
        <w:widowControl/>
        <w:spacing w:line="240" w:lineRule="auto"/>
        <w:ind w:firstLineChars="0" w:firstLine="0"/>
        <w:jc w:val="left"/>
        <w:sectPr w:rsidR="002C4C7E" w:rsidSect="00BC3D6F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  <w:r>
        <w:br w:type="page"/>
      </w:r>
    </w:p>
    <w:p w14:paraId="6FCDEC95" w14:textId="5E28A1EB" w:rsidR="00484056" w:rsidRDefault="00973056" w:rsidP="00973056">
      <w:pPr>
        <w:pStyle w:val="1"/>
      </w:pPr>
      <w:bookmarkStart w:id="6" w:name="_Toc478140200"/>
      <w:r>
        <w:rPr>
          <w:rFonts w:hint="eastAsia"/>
        </w:rPr>
        <w:lastRenderedPageBreak/>
        <w:t>软件需求说明书</w:t>
      </w:r>
      <w:bookmarkEnd w:id="6"/>
    </w:p>
    <w:p w14:paraId="49F9F85B" w14:textId="1EF070A1" w:rsidR="00973056" w:rsidRDefault="00973056" w:rsidP="00973056">
      <w:pPr>
        <w:pStyle w:val="2"/>
      </w:pPr>
      <w:bookmarkStart w:id="7" w:name="_Toc478140201"/>
      <w:r>
        <w:rPr>
          <w:rFonts w:hint="eastAsia"/>
        </w:rPr>
        <w:t xml:space="preserve">1 </w:t>
      </w:r>
      <w:r>
        <w:rPr>
          <w:rFonts w:hint="eastAsia"/>
        </w:rPr>
        <w:t>引言</w:t>
      </w:r>
      <w:bookmarkEnd w:id="7"/>
    </w:p>
    <w:p w14:paraId="15B98803" w14:textId="424B4FEF" w:rsidR="00973056" w:rsidRDefault="00973056" w:rsidP="00784648">
      <w:pPr>
        <w:pStyle w:val="3"/>
        <w:ind w:firstLine="482"/>
      </w:pPr>
      <w:bookmarkStart w:id="8" w:name="_Toc478140202"/>
      <w:r w:rsidRPr="000F03BE">
        <w:rPr>
          <w:rFonts w:hint="eastAsia"/>
        </w:rPr>
        <w:t>1.1</w:t>
      </w:r>
      <w:r>
        <w:rPr>
          <w:rFonts w:hint="eastAsia"/>
        </w:rPr>
        <w:t xml:space="preserve"> </w:t>
      </w:r>
      <w:r w:rsidR="000F03BE">
        <w:rPr>
          <w:rFonts w:hint="eastAsia"/>
        </w:rPr>
        <w:t>编写目的</w:t>
      </w:r>
      <w:bookmarkEnd w:id="8"/>
    </w:p>
    <w:p w14:paraId="03213B74" w14:textId="1760BE1C" w:rsidR="00293AD3" w:rsidRDefault="000F03BE" w:rsidP="00293AD3">
      <w:pPr>
        <w:ind w:firstLine="480"/>
      </w:pPr>
      <w:r>
        <w:rPr>
          <w:rFonts w:hint="eastAsia"/>
        </w:rPr>
        <w:t>以</w:t>
      </w:r>
      <w:r>
        <w:rPr>
          <w:rFonts w:hint="eastAsia"/>
        </w:rPr>
        <w:t>Blade</w:t>
      </w:r>
      <w:r>
        <w:rPr>
          <w:rFonts w:hint="eastAsia"/>
        </w:rPr>
        <w:t>开源项目源码和资料作为基础，分析</w:t>
      </w:r>
      <w:r>
        <w:rPr>
          <w:rFonts w:hint="eastAsia"/>
        </w:rPr>
        <w:t>Blade</w:t>
      </w:r>
      <w:r>
        <w:rPr>
          <w:rFonts w:hint="eastAsia"/>
        </w:rPr>
        <w:t>框架的设计需求。结合软件工程综合实验相关要求、</w:t>
      </w:r>
      <w:r>
        <w:rPr>
          <w:rFonts w:hint="eastAsia"/>
        </w:rPr>
        <w:t>UML</w:t>
      </w:r>
      <w:r>
        <w:rPr>
          <w:rFonts w:hint="eastAsia"/>
        </w:rPr>
        <w:t>建模技术及源码注释生成需求模型。输出产物为该软件需求规格说明书，指导后续测试实验和改进实验。</w:t>
      </w:r>
    </w:p>
    <w:p w14:paraId="57A928B1" w14:textId="735D25E9" w:rsidR="004D3664" w:rsidRDefault="004D3664" w:rsidP="00784648">
      <w:pPr>
        <w:pStyle w:val="3"/>
        <w:ind w:firstLine="482"/>
      </w:pPr>
      <w:bookmarkStart w:id="9" w:name="_Toc478140203"/>
      <w:r>
        <w:rPr>
          <w:rFonts w:hint="eastAsia"/>
        </w:rPr>
        <w:t xml:space="preserve">1.2 </w:t>
      </w:r>
      <w:r>
        <w:rPr>
          <w:rFonts w:hint="eastAsia"/>
        </w:rPr>
        <w:t>系统概述</w:t>
      </w:r>
      <w:bookmarkEnd w:id="9"/>
    </w:p>
    <w:p w14:paraId="6C77E66F" w14:textId="04F3C00D" w:rsidR="003B791F" w:rsidRDefault="00FE3DDE" w:rsidP="00E26FF8">
      <w:pPr>
        <w:ind w:firstLine="480"/>
      </w:pPr>
      <w:r>
        <w:rPr>
          <w:rFonts w:hint="eastAsia"/>
        </w:rPr>
        <w:t>90</w:t>
      </w:r>
      <w:r>
        <w:rPr>
          <w:rFonts w:hint="eastAsia"/>
        </w:rPr>
        <w:t>年代末期，</w:t>
      </w:r>
      <w:proofErr w:type="spellStart"/>
      <w:r>
        <w:rPr>
          <w:rFonts w:hint="eastAsia"/>
        </w:rPr>
        <w:t>JavaWeb</w:t>
      </w:r>
      <w:proofErr w:type="spellEnd"/>
      <w:r w:rsidR="00B67D74">
        <w:rPr>
          <w:rFonts w:hint="eastAsia"/>
        </w:rPr>
        <w:t>技术</w:t>
      </w:r>
      <w:r w:rsidR="00F90A52">
        <w:rPr>
          <w:rFonts w:hint="eastAsia"/>
        </w:rPr>
        <w:t>开始应</w:t>
      </w:r>
      <w:r w:rsidR="00BB418C">
        <w:rPr>
          <w:rFonts w:hint="eastAsia"/>
        </w:rPr>
        <w:t>用于服务器、网站开发。</w:t>
      </w:r>
      <w:r w:rsidR="00E43408">
        <w:rPr>
          <w:rFonts w:hint="eastAsia"/>
        </w:rPr>
        <w:t>Sun</w:t>
      </w:r>
      <w:r w:rsidR="00E43408">
        <w:rPr>
          <w:rFonts w:hint="eastAsia"/>
        </w:rPr>
        <w:t>公司制定了</w:t>
      </w:r>
      <w:r w:rsidR="00E26FF8">
        <w:rPr>
          <w:rFonts w:hint="eastAsia"/>
        </w:rPr>
        <w:t>J2EE</w:t>
      </w:r>
      <w:r w:rsidR="00E43408">
        <w:rPr>
          <w:rFonts w:hint="eastAsia"/>
        </w:rPr>
        <w:t>标准，</w:t>
      </w:r>
      <w:r w:rsidR="00A15882">
        <w:rPr>
          <w:rFonts w:hint="eastAsia"/>
        </w:rPr>
        <w:t>借助编程语言</w:t>
      </w:r>
      <w:r w:rsidR="00A15882">
        <w:rPr>
          <w:rFonts w:hint="eastAsia"/>
        </w:rPr>
        <w:t>Java</w:t>
      </w:r>
      <w:r w:rsidR="00643EF8">
        <w:rPr>
          <w:rFonts w:hint="eastAsia"/>
        </w:rPr>
        <w:t>快速的发展</w:t>
      </w:r>
      <w:r w:rsidR="00E43408">
        <w:rPr>
          <w:rFonts w:hint="eastAsia"/>
        </w:rPr>
        <w:t>并流行起来。</w:t>
      </w:r>
      <w:r w:rsidR="00533F35">
        <w:rPr>
          <w:rFonts w:hint="eastAsia"/>
        </w:rPr>
        <w:t>J2EE</w:t>
      </w:r>
      <w:r w:rsidR="00533F35">
        <w:rPr>
          <w:rFonts w:hint="eastAsia"/>
        </w:rPr>
        <w:t>的</w:t>
      </w:r>
      <w:r w:rsidR="00E26FF8">
        <w:rPr>
          <w:rFonts w:hint="eastAsia"/>
        </w:rPr>
        <w:t>广泛实现是</w:t>
      </w:r>
      <w:r w:rsidR="00E26FF8" w:rsidRPr="00850B5C">
        <w:rPr>
          <w:rFonts w:hint="eastAsia"/>
        </w:rPr>
        <w:t>在</w:t>
      </w:r>
      <w:r w:rsidR="00E26FF8" w:rsidRPr="00850B5C">
        <w:rPr>
          <w:rFonts w:hint="eastAsia"/>
        </w:rPr>
        <w:t>1999</w:t>
      </w:r>
      <w:r w:rsidR="00E26FF8" w:rsidRPr="00850B5C">
        <w:rPr>
          <w:rFonts w:hint="eastAsia"/>
        </w:rPr>
        <w:t>年和</w:t>
      </w:r>
      <w:r w:rsidR="00E26FF8" w:rsidRPr="00850B5C">
        <w:rPr>
          <w:rFonts w:hint="eastAsia"/>
        </w:rPr>
        <w:t>2000</w:t>
      </w:r>
      <w:r w:rsidR="00E26FF8" w:rsidRPr="00850B5C">
        <w:rPr>
          <w:rFonts w:hint="eastAsia"/>
        </w:rPr>
        <w:t>年开始的，它的出现带来了诸如事务管理</w:t>
      </w:r>
      <w:r w:rsidR="003536DA">
        <w:rPr>
          <w:rFonts w:hint="eastAsia"/>
        </w:rPr>
        <w:t>之类的核心中间层概念的标准化，但是在实践中并没有获得绝对的成功。</w:t>
      </w:r>
      <w:r w:rsidR="00E26FF8" w:rsidRPr="00850B5C">
        <w:rPr>
          <w:rFonts w:hint="eastAsia"/>
        </w:rPr>
        <w:t>因为</w:t>
      </w:r>
      <w:r w:rsidR="001D29E7">
        <w:rPr>
          <w:rFonts w:hint="eastAsia"/>
        </w:rPr>
        <w:t>J2EE</w:t>
      </w:r>
      <w:r w:rsidR="001D29E7">
        <w:rPr>
          <w:rFonts w:hint="eastAsia"/>
        </w:rPr>
        <w:t>的</w:t>
      </w:r>
      <w:r w:rsidR="00E26FF8" w:rsidRPr="00850B5C">
        <w:rPr>
          <w:rFonts w:hint="eastAsia"/>
        </w:rPr>
        <w:t>开发效率，开发难度和实际的性能都令人失望。而</w:t>
      </w:r>
      <w:r w:rsidR="00E26FF8" w:rsidRPr="00850B5C">
        <w:rPr>
          <w:rFonts w:hint="eastAsia"/>
        </w:rPr>
        <w:t>Spring</w:t>
      </w:r>
      <w:r w:rsidR="001D29E7">
        <w:rPr>
          <w:rFonts w:hint="eastAsia"/>
        </w:rPr>
        <w:t>框架</w:t>
      </w:r>
      <w:r w:rsidR="0074419E">
        <w:rPr>
          <w:rFonts w:hint="eastAsia"/>
        </w:rPr>
        <w:t>出现的初衷就是为了解决类似的这些问题，提供了一整套的</w:t>
      </w:r>
      <w:proofErr w:type="spellStart"/>
      <w:r w:rsidR="0074419E">
        <w:rPr>
          <w:rFonts w:hint="eastAsia"/>
        </w:rPr>
        <w:t>JavaWeb</w:t>
      </w:r>
      <w:proofErr w:type="spellEnd"/>
      <w:r w:rsidR="0074419E">
        <w:rPr>
          <w:rFonts w:hint="eastAsia"/>
        </w:rPr>
        <w:t>支持，包括安全、事务、数据库等操作的简化。</w:t>
      </w:r>
      <w:r w:rsidR="00E26FF8">
        <w:rPr>
          <w:rFonts w:hint="eastAsia"/>
        </w:rPr>
        <w:t>但是</w:t>
      </w:r>
      <w:r w:rsidR="00E26FF8">
        <w:rPr>
          <w:rFonts w:hint="eastAsia"/>
        </w:rPr>
        <w:t>Spring</w:t>
      </w:r>
      <w:r w:rsidR="00E26FF8">
        <w:rPr>
          <w:rFonts w:hint="eastAsia"/>
        </w:rPr>
        <w:t>是企业级的，所以更关注于</w:t>
      </w:r>
      <w:commentRangeStart w:id="10"/>
      <w:r w:rsidR="00E26FF8">
        <w:rPr>
          <w:rFonts w:hint="eastAsia"/>
        </w:rPr>
        <w:t>需求</w:t>
      </w:r>
      <w:commentRangeEnd w:id="10"/>
      <w:r w:rsidR="00B55150">
        <w:rPr>
          <w:rStyle w:val="af0"/>
        </w:rPr>
        <w:commentReference w:id="10"/>
      </w:r>
      <w:r w:rsidR="00E26FF8">
        <w:rPr>
          <w:rFonts w:hint="eastAsia"/>
        </w:rPr>
        <w:t>，扩展了越来越多的功能，衍生出许多其他的分支项目，导致框架越来越大，也越来越杂</w:t>
      </w:r>
      <w:r w:rsidR="0074419E">
        <w:rPr>
          <w:rFonts w:hint="eastAsia"/>
        </w:rPr>
        <w:t>，甚至演化出</w:t>
      </w:r>
      <w:r w:rsidR="0074419E">
        <w:rPr>
          <w:rFonts w:hint="eastAsia"/>
        </w:rPr>
        <w:t>Spring Boot</w:t>
      </w:r>
      <w:r w:rsidR="0074419E">
        <w:rPr>
          <w:rFonts w:hint="eastAsia"/>
        </w:rPr>
        <w:t>用于简化</w:t>
      </w:r>
      <w:r w:rsidR="0074419E">
        <w:rPr>
          <w:rFonts w:hint="eastAsia"/>
        </w:rPr>
        <w:t>Spring</w:t>
      </w:r>
      <w:r w:rsidR="0074419E">
        <w:rPr>
          <w:rFonts w:hint="eastAsia"/>
        </w:rPr>
        <w:t>自身的配置</w:t>
      </w:r>
      <w:r w:rsidR="005D5981">
        <w:rPr>
          <w:rFonts w:hint="eastAsia"/>
        </w:rPr>
        <w:t>。</w:t>
      </w:r>
      <w:r w:rsidR="003B791F">
        <w:rPr>
          <w:rFonts w:hint="eastAsia"/>
        </w:rPr>
        <w:t>因此</w:t>
      </w:r>
      <w:commentRangeStart w:id="11"/>
      <w:r w:rsidR="003B791F">
        <w:rPr>
          <w:rFonts w:hint="eastAsia"/>
        </w:rPr>
        <w:t>选择</w:t>
      </w:r>
      <w:commentRangeEnd w:id="11"/>
      <w:r w:rsidR="00B55150">
        <w:rPr>
          <w:rStyle w:val="af0"/>
        </w:rPr>
        <w:commentReference w:id="11"/>
      </w:r>
      <w:r w:rsidR="003B791F">
        <w:rPr>
          <w:rFonts w:hint="eastAsia"/>
        </w:rPr>
        <w:t>Spring</w:t>
      </w:r>
      <w:r w:rsidR="003B791F">
        <w:rPr>
          <w:rFonts w:hint="eastAsia"/>
        </w:rPr>
        <w:t>如此庞大、</w:t>
      </w:r>
      <w:commentRangeStart w:id="12"/>
      <w:r w:rsidR="003B791F">
        <w:rPr>
          <w:rFonts w:hint="eastAsia"/>
        </w:rPr>
        <w:t>驳</w:t>
      </w:r>
      <w:commentRangeEnd w:id="12"/>
      <w:r w:rsidR="00B55150">
        <w:rPr>
          <w:rStyle w:val="af0"/>
        </w:rPr>
        <w:commentReference w:id="12"/>
      </w:r>
      <w:r w:rsidR="003B791F">
        <w:rPr>
          <w:rFonts w:hint="eastAsia"/>
        </w:rPr>
        <w:t>杂的框架在短期内进行分析是非常困难和不明智的。</w:t>
      </w:r>
    </w:p>
    <w:p w14:paraId="6074D119" w14:textId="1141E11A" w:rsidR="002633F4" w:rsidRPr="009F5063" w:rsidRDefault="002633F4" w:rsidP="00E26FF8">
      <w:pPr>
        <w:ind w:firstLine="480"/>
      </w:pPr>
      <w:r>
        <w:rPr>
          <w:rFonts w:hint="eastAsia"/>
        </w:rPr>
        <w:t>Blade</w:t>
      </w:r>
      <w:r>
        <w:rPr>
          <w:rFonts w:hint="eastAsia"/>
        </w:rPr>
        <w:t>是一款简洁</w:t>
      </w:r>
      <w:r w:rsidR="00D57881">
        <w:rPr>
          <w:rFonts w:hint="eastAsia"/>
        </w:rPr>
        <w:t>易用</w:t>
      </w:r>
      <w:r>
        <w:rPr>
          <w:rFonts w:hint="eastAsia"/>
        </w:rPr>
        <w:t>的</w:t>
      </w:r>
      <w:proofErr w:type="spellStart"/>
      <w:r w:rsidR="00D67BCB">
        <w:rPr>
          <w:rFonts w:hint="eastAsia"/>
        </w:rPr>
        <w:t>Java</w:t>
      </w:r>
      <w:r>
        <w:rPr>
          <w:rFonts w:hint="eastAsia"/>
        </w:rPr>
        <w:t>Web</w:t>
      </w:r>
      <w:proofErr w:type="spellEnd"/>
      <w:r>
        <w:rPr>
          <w:rFonts w:hint="eastAsia"/>
        </w:rPr>
        <w:t>框架</w:t>
      </w:r>
      <w:r w:rsidR="004303F5">
        <w:rPr>
          <w:rFonts w:hint="eastAsia"/>
        </w:rPr>
        <w:t>，它抽取了</w:t>
      </w:r>
      <w:r w:rsidR="004303F5">
        <w:rPr>
          <w:rFonts w:hint="eastAsia"/>
        </w:rPr>
        <w:t>Spring</w:t>
      </w:r>
      <w:r w:rsidR="004303F5">
        <w:rPr>
          <w:rFonts w:hint="eastAsia"/>
        </w:rPr>
        <w:t>的核心功能并重新实现。</w:t>
      </w:r>
      <w:r w:rsidR="0090192E">
        <w:rPr>
          <w:rFonts w:hint="eastAsia"/>
        </w:rPr>
        <w:t>Blade</w:t>
      </w:r>
      <w:r w:rsidR="009F5063">
        <w:rPr>
          <w:rFonts w:hint="eastAsia"/>
        </w:rPr>
        <w:t>在简洁和</w:t>
      </w:r>
      <w:proofErr w:type="gramStart"/>
      <w:r w:rsidR="009F5063">
        <w:rPr>
          <w:rFonts w:hint="eastAsia"/>
        </w:rPr>
        <w:t>兼容两者</w:t>
      </w:r>
      <w:proofErr w:type="gramEnd"/>
      <w:del w:id="13" w:author="liuchao" w:date="2017-03-30T18:14:00Z">
        <w:r w:rsidR="009F5063" w:rsidDel="00B55150">
          <w:rPr>
            <w:rFonts w:hint="eastAsia"/>
          </w:rPr>
          <w:delText>上</w:delText>
        </w:r>
      </w:del>
      <w:ins w:id="14" w:author="liuchao" w:date="2017-03-30T18:14:00Z">
        <w:r w:rsidR="00B55150">
          <w:rPr>
            <w:rFonts w:hint="eastAsia"/>
          </w:rPr>
          <w:t>之间</w:t>
        </w:r>
      </w:ins>
      <w:r w:rsidR="009F5063">
        <w:rPr>
          <w:rFonts w:hint="eastAsia"/>
        </w:rPr>
        <w:t>选择了简洁，摒弃了繁复的配置，选择了</w:t>
      </w:r>
      <w:r w:rsidR="009F5063">
        <w:rPr>
          <w:rFonts w:hint="eastAsia"/>
        </w:rPr>
        <w:t>Java 1.8</w:t>
      </w:r>
      <w:r w:rsidR="009F5063">
        <w:rPr>
          <w:rFonts w:hint="eastAsia"/>
        </w:rPr>
        <w:t>，以及内嵌的服务器和数据库</w:t>
      </w:r>
      <w:r w:rsidR="00AD77DB">
        <w:rPr>
          <w:rFonts w:hint="eastAsia"/>
        </w:rPr>
        <w:t>。它提供了</w:t>
      </w:r>
      <w:r w:rsidR="00AD77DB">
        <w:rPr>
          <w:rFonts w:hint="eastAsia"/>
        </w:rPr>
        <w:t>IOC</w:t>
      </w:r>
      <w:r w:rsidR="006A219D">
        <w:rPr>
          <w:rFonts w:hint="eastAsia"/>
        </w:rPr>
        <w:t>容器</w:t>
      </w:r>
      <w:r w:rsidR="00AD77DB">
        <w:rPr>
          <w:rFonts w:hint="eastAsia"/>
        </w:rPr>
        <w:t>、</w:t>
      </w:r>
      <w:r w:rsidR="00AD77DB">
        <w:rPr>
          <w:rFonts w:hint="eastAsia"/>
        </w:rPr>
        <w:t>MVC</w:t>
      </w:r>
      <w:r w:rsidR="00AD77DB">
        <w:rPr>
          <w:rFonts w:hint="eastAsia"/>
        </w:rPr>
        <w:t>架构支持、模板引擎以及注解功能，</w:t>
      </w:r>
      <w:r w:rsidR="00A9760E">
        <w:rPr>
          <w:rFonts w:hint="eastAsia"/>
        </w:rPr>
        <w:t>并基于</w:t>
      </w:r>
      <w:r w:rsidR="00A9760E">
        <w:rPr>
          <w:rFonts w:hint="eastAsia"/>
        </w:rPr>
        <w:t>Maven</w:t>
      </w:r>
      <w:r w:rsidR="00A9760E">
        <w:rPr>
          <w:rFonts w:hint="eastAsia"/>
        </w:rPr>
        <w:t>进行管理</w:t>
      </w:r>
      <w:r w:rsidR="00AD77DB">
        <w:rPr>
          <w:rFonts w:hint="eastAsia"/>
        </w:rPr>
        <w:t>。</w:t>
      </w:r>
    </w:p>
    <w:p w14:paraId="3A5171A5" w14:textId="3031E760" w:rsidR="00E26FF8" w:rsidRDefault="00E26FF8" w:rsidP="00E26FF8">
      <w:pPr>
        <w:ind w:firstLine="480"/>
      </w:pPr>
      <w:r>
        <w:rPr>
          <w:rFonts w:hint="eastAsia"/>
        </w:rPr>
        <w:t>它的主要特点如下：</w:t>
      </w:r>
    </w:p>
    <w:p w14:paraId="6181A8DF" w14:textId="485FE8EF" w:rsidR="00E26FF8" w:rsidRDefault="00080A18" w:rsidP="00080A18">
      <w:pPr>
        <w:pStyle w:val="ac"/>
        <w:numPr>
          <w:ilvl w:val="1"/>
          <w:numId w:val="3"/>
        </w:numPr>
        <w:ind w:firstLineChars="0"/>
      </w:pPr>
      <w:r>
        <w:rPr>
          <w:rFonts w:ascii="宋体" w:hAnsi="宋体" w:hint="eastAsia"/>
        </w:rPr>
        <w:t>基本</w:t>
      </w:r>
      <w:r>
        <w:rPr>
          <w:rFonts w:hint="eastAsia"/>
        </w:rPr>
        <w:t>零</w:t>
      </w:r>
      <w:r w:rsidR="00E26FF8">
        <w:rPr>
          <w:rFonts w:hint="eastAsia"/>
        </w:rPr>
        <w:t>配置</w:t>
      </w:r>
    </w:p>
    <w:p w14:paraId="46385C5C" w14:textId="6CCDCAA3" w:rsidR="00E26FF8" w:rsidRPr="00080A18" w:rsidRDefault="00E26FF8" w:rsidP="00080A18">
      <w:pPr>
        <w:pStyle w:val="ac"/>
        <w:numPr>
          <w:ilvl w:val="1"/>
          <w:numId w:val="3"/>
        </w:numPr>
        <w:ind w:firstLineChars="0"/>
        <w:rPr>
          <w:rFonts w:ascii="宋体" w:hAnsi="宋体"/>
        </w:rPr>
      </w:pPr>
      <w:r w:rsidRPr="00080A18">
        <w:rPr>
          <w:rFonts w:ascii="宋体" w:hAnsi="宋体" w:hint="eastAsia"/>
        </w:rPr>
        <w:t>轻量级。不依赖于更多的库，摆脱SSH的臃肿，模块化设计，使用起来更轻便</w:t>
      </w:r>
    </w:p>
    <w:p w14:paraId="7B3C1E18" w14:textId="155467BF" w:rsidR="00E26FF8" w:rsidRPr="00080A18" w:rsidRDefault="00E26FF8" w:rsidP="00080A18">
      <w:pPr>
        <w:pStyle w:val="ac"/>
        <w:numPr>
          <w:ilvl w:val="1"/>
          <w:numId w:val="3"/>
        </w:numPr>
        <w:ind w:firstLineChars="0"/>
        <w:rPr>
          <w:rFonts w:ascii="宋体" w:hAnsi="宋体"/>
        </w:rPr>
      </w:pPr>
      <w:r w:rsidRPr="00080A18">
        <w:rPr>
          <w:rFonts w:ascii="宋体" w:hAnsi="宋体" w:hint="eastAsia"/>
        </w:rPr>
        <w:t>Restful风格的路由接口</w:t>
      </w:r>
    </w:p>
    <w:p w14:paraId="29E12F67" w14:textId="478F4F6E" w:rsidR="002B2C73" w:rsidRDefault="00E26FF8" w:rsidP="00080A18">
      <w:pPr>
        <w:pStyle w:val="ac"/>
        <w:numPr>
          <w:ilvl w:val="1"/>
          <w:numId w:val="3"/>
        </w:numPr>
        <w:ind w:firstLineChars="0"/>
        <w:rPr>
          <w:rFonts w:ascii="宋体" w:hAnsi="宋体"/>
        </w:rPr>
      </w:pPr>
      <w:r w:rsidRPr="00080A18">
        <w:rPr>
          <w:rFonts w:ascii="宋体" w:hAnsi="宋体" w:hint="eastAsia"/>
        </w:rPr>
        <w:t>单jar运行易于部署</w:t>
      </w:r>
    </w:p>
    <w:p w14:paraId="3AAE9026" w14:textId="3450B07C" w:rsidR="002B2C73" w:rsidRPr="002B2C73" w:rsidRDefault="002B2C73" w:rsidP="002B2C73">
      <w:pPr>
        <w:ind w:left="480" w:firstLineChars="0" w:firstLine="0"/>
        <w:rPr>
          <w:rFonts w:ascii="宋体" w:hAnsi="宋体"/>
        </w:rPr>
      </w:pPr>
      <w:r>
        <w:rPr>
          <w:rFonts w:ascii="宋体" w:hAnsi="宋体" w:hint="eastAsia"/>
        </w:rPr>
        <w:t>因此，本次实验选择Blade框架作为分析的目标</w:t>
      </w:r>
      <w:r w:rsidR="00CA37C8">
        <w:rPr>
          <w:rFonts w:ascii="宋体" w:hAnsi="宋体" w:hint="eastAsia"/>
        </w:rPr>
        <w:t>，并撰写此需求说明书。</w:t>
      </w:r>
    </w:p>
    <w:p w14:paraId="09A3A379" w14:textId="3B4631DC" w:rsidR="00973056" w:rsidRDefault="00D72DE1" w:rsidP="0040613B">
      <w:pPr>
        <w:pStyle w:val="3"/>
        <w:ind w:firstLine="482"/>
      </w:pPr>
      <w:bookmarkStart w:id="15" w:name="_Toc478140204"/>
      <w:r>
        <w:rPr>
          <w:rFonts w:hint="eastAsia"/>
        </w:rPr>
        <w:t>1.3</w:t>
      </w:r>
      <w:r w:rsidR="00973056">
        <w:rPr>
          <w:rFonts w:hint="eastAsia"/>
        </w:rPr>
        <w:t xml:space="preserve"> </w:t>
      </w:r>
      <w:r w:rsidR="00973056">
        <w:rPr>
          <w:rFonts w:hint="eastAsia"/>
        </w:rPr>
        <w:t>参考资料</w:t>
      </w:r>
      <w:bookmarkEnd w:id="15"/>
    </w:p>
    <w:p w14:paraId="45EA274E" w14:textId="14C88E85" w:rsidR="00E97776" w:rsidRPr="006B56A7" w:rsidRDefault="007549E5" w:rsidP="00E97776">
      <w:pPr>
        <w:ind w:firstLine="480"/>
        <w:rPr>
          <w:color w:val="FF0000"/>
        </w:rPr>
      </w:pPr>
      <w:commentRangeStart w:id="16"/>
      <w:r w:rsidRPr="006B56A7">
        <w:rPr>
          <w:rFonts w:hint="eastAsia"/>
          <w:color w:val="FF0000"/>
        </w:rPr>
        <w:t>//TODO</w:t>
      </w:r>
      <w:commentRangeEnd w:id="16"/>
      <w:r w:rsidR="00B55150">
        <w:rPr>
          <w:rStyle w:val="af0"/>
        </w:rPr>
        <w:commentReference w:id="16"/>
      </w:r>
    </w:p>
    <w:p w14:paraId="65C31E44" w14:textId="26110F25" w:rsidR="00973056" w:rsidRDefault="00EB5170" w:rsidP="0040613B">
      <w:pPr>
        <w:pStyle w:val="3"/>
        <w:ind w:firstLine="482"/>
      </w:pPr>
      <w:bookmarkStart w:id="17" w:name="_Toc478140205"/>
      <w:r>
        <w:rPr>
          <w:rFonts w:hint="eastAsia"/>
        </w:rPr>
        <w:t>1.4</w:t>
      </w:r>
      <w:r w:rsidR="00973056">
        <w:rPr>
          <w:rFonts w:hint="eastAsia"/>
        </w:rPr>
        <w:t xml:space="preserve"> </w:t>
      </w:r>
      <w:r w:rsidR="00973056">
        <w:rPr>
          <w:rFonts w:hint="eastAsia"/>
        </w:rPr>
        <w:t>术语和缩略语</w:t>
      </w:r>
      <w:bookmarkEnd w:id="17"/>
    </w:p>
    <w:p w14:paraId="6A43B319" w14:textId="11AF31CE" w:rsidR="00F162DC" w:rsidRPr="00F162DC" w:rsidRDefault="00F162DC" w:rsidP="00F162DC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Blade</w:t>
      </w:r>
      <w:r>
        <w:rPr>
          <w:rFonts w:hint="eastAsia"/>
        </w:rPr>
        <w:t>框架中，涉及了多项</w:t>
      </w:r>
      <w:r>
        <w:rPr>
          <w:rFonts w:hint="eastAsia"/>
        </w:rPr>
        <w:t>Java</w:t>
      </w:r>
      <w:r>
        <w:rPr>
          <w:rFonts w:hint="eastAsia"/>
        </w:rPr>
        <w:t>语言和计算机网络的术语</w:t>
      </w:r>
      <w:r w:rsidR="00B90BC1">
        <w:rPr>
          <w:rFonts w:hint="eastAsia"/>
        </w:rPr>
        <w:t>，较为核心的</w:t>
      </w:r>
      <w:r w:rsidR="00420E5F">
        <w:rPr>
          <w:rFonts w:hint="eastAsia"/>
        </w:rPr>
        <w:t>概念术语及其</w:t>
      </w:r>
      <w:r w:rsidR="00B90BC1">
        <w:rPr>
          <w:rFonts w:hint="eastAsia"/>
        </w:rPr>
        <w:t>解释如下所示</w:t>
      </w:r>
      <w:r w:rsidR="00884304">
        <w:rPr>
          <w:rFonts w:hint="eastAsia"/>
        </w:rPr>
        <w:t>：</w:t>
      </w:r>
    </w:p>
    <w:p w14:paraId="44BF8575" w14:textId="041EFBAF" w:rsidR="00080A18" w:rsidRDefault="0005338E" w:rsidP="00080A18">
      <w:pPr>
        <w:ind w:firstLine="480"/>
      </w:pPr>
      <w:r>
        <w:rPr>
          <w:rFonts w:hint="eastAsia"/>
        </w:rPr>
        <w:lastRenderedPageBreak/>
        <w:t>1</w:t>
      </w:r>
      <w:r>
        <w:rPr>
          <w:rFonts w:hint="eastAsia"/>
        </w:rPr>
        <w:t>）</w:t>
      </w:r>
      <w:r w:rsidR="00080A18">
        <w:rPr>
          <w:rFonts w:hint="eastAsia"/>
        </w:rPr>
        <w:t>MVC</w:t>
      </w:r>
      <w:r w:rsidR="00080A18">
        <w:rPr>
          <w:rFonts w:hint="eastAsia"/>
        </w:rPr>
        <w:t>：</w:t>
      </w:r>
      <w:r w:rsidR="00080A18">
        <w:rPr>
          <w:rFonts w:hint="eastAsia"/>
        </w:rPr>
        <w:t>Model</w:t>
      </w:r>
      <w:r w:rsidR="00080A18">
        <w:t xml:space="preserve"> View Controller</w:t>
      </w:r>
      <w:r w:rsidR="00080A18">
        <w:rPr>
          <w:rFonts w:hint="eastAsia"/>
        </w:rPr>
        <w:t>，即模型</w:t>
      </w:r>
      <w:r w:rsidR="00080A18">
        <w:t>—</w:t>
      </w:r>
      <w:r w:rsidR="00080A18">
        <w:rPr>
          <w:rFonts w:hint="eastAsia"/>
        </w:rPr>
        <w:t>视图</w:t>
      </w:r>
      <w:r w:rsidR="00080A18">
        <w:t>—</w:t>
      </w:r>
      <w:r w:rsidR="00530B69">
        <w:rPr>
          <w:rFonts w:hint="eastAsia"/>
        </w:rPr>
        <w:t>控制器的缩写，一种软件设计</w:t>
      </w:r>
      <w:commentRangeStart w:id="18"/>
      <w:r w:rsidR="00530B69">
        <w:rPr>
          <w:rFonts w:hint="eastAsia"/>
        </w:rPr>
        <w:t>典范</w:t>
      </w:r>
      <w:commentRangeEnd w:id="18"/>
      <w:r w:rsidR="00B55150">
        <w:rPr>
          <w:rStyle w:val="af0"/>
        </w:rPr>
        <w:commentReference w:id="18"/>
      </w:r>
      <w:r w:rsidR="00530B69">
        <w:rPr>
          <w:rFonts w:hint="eastAsia"/>
        </w:rPr>
        <w:t>。</w:t>
      </w:r>
      <w:r w:rsidR="00E44874">
        <w:rPr>
          <w:rFonts w:hint="eastAsia"/>
        </w:rPr>
        <w:t>使用业务逻辑、数据、界面</w:t>
      </w:r>
      <w:r w:rsidR="00080A18">
        <w:rPr>
          <w:rFonts w:hint="eastAsia"/>
        </w:rPr>
        <w:t>分离的方法组织代码</w:t>
      </w:r>
      <w:r w:rsidR="00B43693">
        <w:rPr>
          <w:rFonts w:hint="eastAsia"/>
        </w:rPr>
        <w:t>，将业务逻辑聚集于</w:t>
      </w:r>
      <w:r w:rsidR="003552FE">
        <w:rPr>
          <w:rFonts w:hint="eastAsia"/>
        </w:rPr>
        <w:t>一个部件。</w:t>
      </w:r>
      <w:r w:rsidR="007B5007">
        <w:rPr>
          <w:rFonts w:hint="eastAsia"/>
        </w:rPr>
        <w:t>在改进和个性化定制界面及用户交互的同时，不需要重新改</w:t>
      </w:r>
      <w:r w:rsidR="00080A18">
        <w:rPr>
          <w:rFonts w:hint="eastAsia"/>
        </w:rPr>
        <w:t>写业务逻辑。</w:t>
      </w:r>
    </w:p>
    <w:p w14:paraId="026FAD58" w14:textId="25A2CE81" w:rsidR="00080A18" w:rsidRDefault="0005338E" w:rsidP="00080A18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0345A8">
        <w:rPr>
          <w:rFonts w:hint="eastAsia"/>
        </w:rPr>
        <w:t>IO</w:t>
      </w:r>
      <w:r w:rsidR="00080A18">
        <w:rPr>
          <w:rFonts w:hint="eastAsia"/>
        </w:rPr>
        <w:t>C</w:t>
      </w:r>
      <w:r w:rsidR="00080A18">
        <w:rPr>
          <w:rFonts w:hint="eastAsia"/>
        </w:rPr>
        <w:t>：</w:t>
      </w:r>
      <w:r w:rsidR="00080A18">
        <w:rPr>
          <w:rFonts w:hint="eastAsia"/>
        </w:rPr>
        <w:t>Inversion</w:t>
      </w:r>
      <w:r w:rsidR="00080A18">
        <w:t xml:space="preserve"> </w:t>
      </w:r>
      <w:r w:rsidR="00080A18">
        <w:rPr>
          <w:rFonts w:hint="eastAsia"/>
        </w:rPr>
        <w:t>of</w:t>
      </w:r>
      <w:r w:rsidR="00080A18">
        <w:t xml:space="preserve"> </w:t>
      </w:r>
      <w:r w:rsidR="00080A18">
        <w:rPr>
          <w:rFonts w:hint="eastAsia"/>
        </w:rPr>
        <w:t>control</w:t>
      </w:r>
      <w:r w:rsidR="00782C12">
        <w:rPr>
          <w:rFonts w:hint="eastAsia"/>
        </w:rPr>
        <w:t>的缩写，意为控制反转，</w:t>
      </w:r>
      <w:r w:rsidR="00024E07">
        <w:rPr>
          <w:rFonts w:hint="eastAsia"/>
        </w:rPr>
        <w:t>一种</w:t>
      </w:r>
      <w:r w:rsidR="00080A18">
        <w:rPr>
          <w:rFonts w:hint="eastAsia"/>
        </w:rPr>
        <w:t>重要的面向对象编程的法则。</w:t>
      </w:r>
      <w:r w:rsidR="00080A18" w:rsidRPr="00B97F96">
        <w:rPr>
          <w:rFonts w:hint="eastAsia"/>
        </w:rPr>
        <w:t>它</w:t>
      </w:r>
      <w:r w:rsidR="00096A37">
        <w:rPr>
          <w:rFonts w:hint="eastAsia"/>
        </w:rPr>
        <w:t>能指导我们如何</w:t>
      </w:r>
      <w:proofErr w:type="gramStart"/>
      <w:r w:rsidR="00096A37">
        <w:rPr>
          <w:rFonts w:hint="eastAsia"/>
        </w:rPr>
        <w:t>设计出松耦合</w:t>
      </w:r>
      <w:proofErr w:type="gramEnd"/>
      <w:r w:rsidR="00096A37">
        <w:rPr>
          <w:rFonts w:hint="eastAsia"/>
        </w:rPr>
        <w:t>、更优良的程序。传统应用程序都是由开发人员</w:t>
      </w:r>
      <w:r w:rsidR="00657175">
        <w:rPr>
          <w:rFonts w:hint="eastAsia"/>
        </w:rPr>
        <w:t>在</w:t>
      </w:r>
      <w:proofErr w:type="gramStart"/>
      <w:r w:rsidR="00657175">
        <w:rPr>
          <w:rFonts w:hint="eastAsia"/>
        </w:rPr>
        <w:t>类内部</w:t>
      </w:r>
      <w:proofErr w:type="gramEnd"/>
      <w:r w:rsidR="00657175">
        <w:rPr>
          <w:rFonts w:hint="eastAsia"/>
        </w:rPr>
        <w:t>主动创建依赖对象，从而导致类与类之间高耦合，</w:t>
      </w:r>
      <w:r w:rsidR="00080A18" w:rsidRPr="00B97F96">
        <w:rPr>
          <w:rFonts w:hint="eastAsia"/>
        </w:rPr>
        <w:t>难于测试；有了</w:t>
      </w:r>
      <w:r w:rsidR="00893C7C">
        <w:rPr>
          <w:rFonts w:hint="eastAsia"/>
        </w:rPr>
        <w:t>IO</w:t>
      </w:r>
      <w:r w:rsidR="00080A18" w:rsidRPr="00B97F96">
        <w:rPr>
          <w:rFonts w:hint="eastAsia"/>
        </w:rPr>
        <w:t>C</w:t>
      </w:r>
      <w:r w:rsidR="00080A18" w:rsidRPr="00B97F96">
        <w:rPr>
          <w:rFonts w:hint="eastAsia"/>
        </w:rPr>
        <w:t>容器后，</w:t>
      </w:r>
      <w:r w:rsidR="00893C7C">
        <w:rPr>
          <w:rFonts w:hint="eastAsia"/>
        </w:rPr>
        <w:t>把创建和查找依赖对象的控制权交给了容器，由容器</w:t>
      </w:r>
      <w:commentRangeStart w:id="19"/>
      <w:r w:rsidR="00893C7C">
        <w:rPr>
          <w:rFonts w:hint="eastAsia"/>
        </w:rPr>
        <w:t>进行注入组合对象。</w:t>
      </w:r>
      <w:commentRangeEnd w:id="19"/>
      <w:r w:rsidR="00B55150">
        <w:rPr>
          <w:rStyle w:val="af0"/>
        </w:rPr>
        <w:commentReference w:id="19"/>
      </w:r>
      <w:r w:rsidR="00893C7C">
        <w:rPr>
          <w:rFonts w:hint="eastAsia"/>
        </w:rPr>
        <w:t>对象间互相不知道对方的存在，而统一由容器进行管理</w:t>
      </w:r>
      <w:r w:rsidR="002137EA">
        <w:rPr>
          <w:rFonts w:hint="eastAsia"/>
        </w:rPr>
        <w:t>，</w:t>
      </w:r>
      <w:ins w:id="20" w:author="liuchao" w:date="2017-03-30T18:17:00Z">
        <w:r w:rsidR="00B55150">
          <w:rPr>
            <w:rFonts w:hint="eastAsia"/>
          </w:rPr>
          <w:t>有</w:t>
        </w:r>
      </w:ins>
      <w:r w:rsidR="002137EA">
        <w:rPr>
          <w:rFonts w:hint="eastAsia"/>
        </w:rPr>
        <w:t>利于功能复用。</w:t>
      </w:r>
      <w:r w:rsidR="00080A18" w:rsidRPr="00B97F96">
        <w:rPr>
          <w:rFonts w:hint="eastAsia"/>
        </w:rPr>
        <w:t>更重要的是使得程序的整个体系结构变得非常灵活</w:t>
      </w:r>
      <w:r w:rsidR="005658E2">
        <w:rPr>
          <w:rFonts w:hint="eastAsia"/>
        </w:rPr>
        <w:t>，耦合性低</w:t>
      </w:r>
      <w:r w:rsidR="00080A18" w:rsidRPr="00B97F96">
        <w:rPr>
          <w:rFonts w:hint="eastAsia"/>
        </w:rPr>
        <w:t>。</w:t>
      </w:r>
      <w:r w:rsidR="00080A18">
        <w:rPr>
          <w:rFonts w:hint="eastAsia"/>
        </w:rPr>
        <w:t>将设计好的对象交给容器控制，而不是传统的在对象内部直接控制。</w:t>
      </w:r>
    </w:p>
    <w:p w14:paraId="1159B6FA" w14:textId="5A99B258" w:rsidR="00080A18" w:rsidRDefault="0005338E" w:rsidP="00080A18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080A18">
        <w:rPr>
          <w:rFonts w:hint="eastAsia"/>
        </w:rPr>
        <w:t>DI</w:t>
      </w:r>
      <w:r w:rsidR="00080A18">
        <w:rPr>
          <w:rFonts w:hint="eastAsia"/>
        </w:rPr>
        <w:t>：</w:t>
      </w:r>
      <w:r w:rsidR="00080A18">
        <w:rPr>
          <w:rFonts w:hint="eastAsia"/>
        </w:rPr>
        <w:t>Dependency</w:t>
      </w:r>
      <w:r w:rsidR="00080A18">
        <w:t xml:space="preserve"> </w:t>
      </w:r>
      <w:r w:rsidR="00080A18">
        <w:rPr>
          <w:rFonts w:hint="eastAsia"/>
        </w:rPr>
        <w:t>Injection</w:t>
      </w:r>
      <w:r w:rsidR="00080A18">
        <w:rPr>
          <w:rFonts w:hint="eastAsia"/>
        </w:rPr>
        <w:t>，即“依赖注入</w:t>
      </w:r>
      <w:r w:rsidR="00080A18">
        <w:t>”</w:t>
      </w:r>
      <w:r w:rsidR="00080A18">
        <w:rPr>
          <w:rFonts w:hint="eastAsia"/>
        </w:rPr>
        <w:t>：</w:t>
      </w:r>
      <w:r w:rsidR="00080A18" w:rsidRPr="009B5B11">
        <w:rPr>
          <w:rFonts w:hint="eastAsia"/>
        </w:rPr>
        <w:t xml:space="preserve"> </w:t>
      </w:r>
      <w:r w:rsidR="00080A18" w:rsidRPr="009B5B11">
        <w:rPr>
          <w:rFonts w:hint="eastAsia"/>
        </w:rPr>
        <w:t>组件之间</w:t>
      </w:r>
      <w:ins w:id="21" w:author="liuchao" w:date="2017-03-30T18:18:00Z">
        <w:r w:rsidR="00B55150">
          <w:rPr>
            <w:rFonts w:hint="eastAsia"/>
          </w:rPr>
          <w:t>的</w:t>
        </w:r>
      </w:ins>
      <w:r w:rsidR="00080A18" w:rsidRPr="009B5B11">
        <w:rPr>
          <w:rFonts w:hint="eastAsia"/>
        </w:rPr>
        <w:t>依赖关系由容器在运行</w:t>
      </w:r>
      <w:proofErr w:type="gramStart"/>
      <w:r w:rsidR="00080A18" w:rsidRPr="009B5B11">
        <w:rPr>
          <w:rFonts w:hint="eastAsia"/>
        </w:rPr>
        <w:t>期决定</w:t>
      </w:r>
      <w:proofErr w:type="gramEnd"/>
      <w:del w:id="22" w:author="liuchao" w:date="2017-03-30T18:18:00Z">
        <w:r w:rsidR="00080A18" w:rsidRPr="009B5B11" w:rsidDel="00B55150">
          <w:rPr>
            <w:rFonts w:hint="eastAsia"/>
          </w:rPr>
          <w:delText>，</w:delText>
        </w:r>
      </w:del>
      <w:ins w:id="23" w:author="liuchao" w:date="2017-03-30T18:18:00Z">
        <w:r w:rsidR="00B55150">
          <w:rPr>
            <w:rFonts w:hint="eastAsia"/>
          </w:rPr>
          <w:t>。</w:t>
        </w:r>
      </w:ins>
      <w:r w:rsidR="00080A18" w:rsidRPr="009B5B11">
        <w:rPr>
          <w:rFonts w:hint="eastAsia"/>
        </w:rPr>
        <w:t>形象</w:t>
      </w:r>
      <w:ins w:id="24" w:author="liuchao" w:date="2017-03-30T18:18:00Z">
        <w:r w:rsidR="00B55150">
          <w:rPr>
            <w:rFonts w:hint="eastAsia"/>
          </w:rPr>
          <w:t>地</w:t>
        </w:r>
      </w:ins>
      <w:del w:id="25" w:author="liuchao" w:date="2017-03-30T18:18:00Z">
        <w:r w:rsidR="00080A18" w:rsidRPr="009B5B11" w:rsidDel="00B55150">
          <w:rPr>
            <w:rFonts w:hint="eastAsia"/>
          </w:rPr>
          <w:delText>的</w:delText>
        </w:r>
      </w:del>
      <w:r w:rsidR="00080A18" w:rsidRPr="009B5B11">
        <w:rPr>
          <w:rFonts w:hint="eastAsia"/>
        </w:rPr>
        <w:t>说，即由容器动态的将某个依赖关系注入到组件之中。</w:t>
      </w:r>
      <w:r w:rsidR="00080A18" w:rsidRPr="00B97F96">
        <w:rPr>
          <w:rFonts w:hint="eastAsia"/>
        </w:rPr>
        <w:t>依赖注入的目的并非为软件系统带来更多功能，而是为了提升组件重用的</w:t>
      </w:r>
      <w:commentRangeStart w:id="26"/>
      <w:r w:rsidR="00080A18" w:rsidRPr="00B97F96">
        <w:rPr>
          <w:rFonts w:hint="eastAsia"/>
        </w:rPr>
        <w:t>频率</w:t>
      </w:r>
      <w:commentRangeEnd w:id="26"/>
      <w:r w:rsidR="00B55150">
        <w:rPr>
          <w:rStyle w:val="af0"/>
        </w:rPr>
        <w:commentReference w:id="26"/>
      </w:r>
      <w:r w:rsidR="00080A18" w:rsidRPr="00B97F96">
        <w:rPr>
          <w:rFonts w:hint="eastAsia"/>
        </w:rPr>
        <w:t>，并为系统搭建一个灵活、可扩展的平台。通过依赖注入机制，我们只需要通过简单的配置，而无需任何代码就可指定目标需要的资源，完成自身的业务逻辑，而不需要关心具体的资源来自何处，由谁实现。</w:t>
      </w:r>
    </w:p>
    <w:p w14:paraId="39CD5C88" w14:textId="2CFB9919" w:rsidR="00080A18" w:rsidRDefault="0005338E" w:rsidP="00080A18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）</w:t>
      </w:r>
      <w:r w:rsidR="00080A18">
        <w:rPr>
          <w:rFonts w:hint="eastAsia"/>
        </w:rPr>
        <w:t>路由：在</w:t>
      </w:r>
      <w:r w:rsidR="00503851">
        <w:rPr>
          <w:rFonts w:hint="eastAsia"/>
        </w:rPr>
        <w:t>Blade</w:t>
      </w:r>
      <w:r w:rsidR="00080A18">
        <w:rPr>
          <w:rFonts w:hint="eastAsia"/>
        </w:rPr>
        <w:t>中，路由是一个</w:t>
      </w:r>
      <w:r w:rsidR="00080A18">
        <w:rPr>
          <w:rFonts w:hint="eastAsia"/>
        </w:rPr>
        <w:t>HTTP</w:t>
      </w:r>
      <w:r w:rsidR="00080A18">
        <w:rPr>
          <w:rFonts w:hint="eastAsia"/>
        </w:rPr>
        <w:t>方法配对一个</w:t>
      </w:r>
      <w:r w:rsidR="00080A18">
        <w:rPr>
          <w:rFonts w:hint="eastAsia"/>
        </w:rPr>
        <w:t>URL</w:t>
      </w:r>
      <w:r w:rsidR="00080A18">
        <w:rPr>
          <w:rFonts w:hint="eastAsia"/>
        </w:rPr>
        <w:t>匹配模型，每一个路由可以应对一个处理方法。</w:t>
      </w:r>
    </w:p>
    <w:p w14:paraId="1663915E" w14:textId="74761F5A" w:rsidR="00080A18" w:rsidRDefault="0005338E" w:rsidP="00080A18">
      <w:pPr>
        <w:ind w:firstLine="480"/>
      </w:pPr>
      <w:r>
        <w:rPr>
          <w:rFonts w:hint="eastAsia"/>
        </w:rPr>
        <w:t>5</w:t>
      </w:r>
      <w:r>
        <w:rPr>
          <w:rFonts w:hint="eastAsia"/>
        </w:rPr>
        <w:t>）</w:t>
      </w:r>
      <w:r w:rsidR="00080A18">
        <w:rPr>
          <w:rFonts w:hint="eastAsia"/>
        </w:rPr>
        <w:t>拦截器：</w:t>
      </w:r>
      <w:r w:rsidR="00A02D3A">
        <w:rPr>
          <w:rFonts w:hint="eastAsia"/>
        </w:rPr>
        <w:t>Blade</w:t>
      </w:r>
      <w:r w:rsidR="00993C83">
        <w:rPr>
          <w:rFonts w:hint="eastAsia"/>
        </w:rPr>
        <w:t>中的拦截器</w:t>
      </w:r>
      <w:r w:rsidR="008D6F8B">
        <w:rPr>
          <w:rFonts w:hint="eastAsia"/>
        </w:rPr>
        <w:t>用于接收请求时做额外操作，</w:t>
      </w:r>
      <w:r w:rsidR="00080A18" w:rsidRPr="009B5B11">
        <w:rPr>
          <w:rFonts w:hint="eastAsia"/>
        </w:rPr>
        <w:t>比如存储数据，校验数据，过滤请求等。</w:t>
      </w:r>
    </w:p>
    <w:p w14:paraId="04CC9353" w14:textId="0720DE7D" w:rsidR="00080A18" w:rsidRDefault="0005338E" w:rsidP="00080A18">
      <w:pPr>
        <w:ind w:firstLine="480"/>
      </w:pPr>
      <w:r>
        <w:rPr>
          <w:rFonts w:hint="eastAsia"/>
        </w:rPr>
        <w:t>6</w:t>
      </w:r>
      <w:r>
        <w:rPr>
          <w:rFonts w:hint="eastAsia"/>
        </w:rPr>
        <w:t>）</w:t>
      </w:r>
      <w:r w:rsidR="00080A18">
        <w:rPr>
          <w:rFonts w:hint="eastAsia"/>
        </w:rPr>
        <w:t>HTML</w:t>
      </w:r>
      <w:r w:rsidR="00080A18">
        <w:rPr>
          <w:rFonts w:hint="eastAsia"/>
        </w:rPr>
        <w:t>：超文本标记语言。</w:t>
      </w:r>
    </w:p>
    <w:p w14:paraId="373C9844" w14:textId="13040D19" w:rsidR="00080A18" w:rsidRDefault="0005338E" w:rsidP="00080A18">
      <w:pPr>
        <w:ind w:firstLine="480"/>
      </w:pPr>
      <w:r>
        <w:rPr>
          <w:rFonts w:hint="eastAsia"/>
        </w:rPr>
        <w:t>7</w:t>
      </w:r>
      <w:r>
        <w:rPr>
          <w:rFonts w:hint="eastAsia"/>
        </w:rPr>
        <w:t>）</w:t>
      </w:r>
      <w:proofErr w:type="spellStart"/>
      <w:r w:rsidR="00080A18">
        <w:rPr>
          <w:rFonts w:hint="eastAsia"/>
        </w:rPr>
        <w:t>RESTful</w:t>
      </w:r>
      <w:proofErr w:type="spellEnd"/>
      <w:r w:rsidR="00080A18">
        <w:rPr>
          <w:rFonts w:hint="eastAsia"/>
        </w:rPr>
        <w:t>架构：</w:t>
      </w:r>
      <w:r w:rsidR="00080A18">
        <w:rPr>
          <w:rFonts w:hint="eastAsia"/>
        </w:rPr>
        <w:t>Representational</w:t>
      </w:r>
      <w:r w:rsidR="00080A18">
        <w:t xml:space="preserve"> </w:t>
      </w:r>
      <w:r w:rsidR="00080A18">
        <w:rPr>
          <w:rFonts w:hint="eastAsia"/>
        </w:rPr>
        <w:t>State</w:t>
      </w:r>
      <w:r w:rsidR="00080A18">
        <w:t xml:space="preserve"> </w:t>
      </w:r>
      <w:r w:rsidR="00080A18">
        <w:rPr>
          <w:rFonts w:hint="eastAsia"/>
        </w:rPr>
        <w:t>Transfer</w:t>
      </w:r>
      <w:r w:rsidR="00080A18">
        <w:rPr>
          <w:rFonts w:hint="eastAsia"/>
        </w:rPr>
        <w:t>，一种软件架构风格，提供了一组设计原则和约束条件。它主要用于客户端和服务器交互类的软件。基于这个风格设计的软件可以更简洁，更有层次，更易于实现缓存等机制。</w:t>
      </w:r>
    </w:p>
    <w:p w14:paraId="2AAA3CA0" w14:textId="3A748F1E" w:rsidR="00080A18" w:rsidRDefault="0005338E" w:rsidP="00080A18">
      <w:pPr>
        <w:ind w:firstLine="480"/>
      </w:pPr>
      <w:r>
        <w:rPr>
          <w:rFonts w:hint="eastAsia"/>
        </w:rPr>
        <w:t>8</w:t>
      </w:r>
      <w:r>
        <w:rPr>
          <w:rFonts w:hint="eastAsia"/>
        </w:rPr>
        <w:t>）</w:t>
      </w:r>
      <w:r w:rsidR="00080A18" w:rsidRPr="00B97F96">
        <w:rPr>
          <w:rFonts w:hint="eastAsia"/>
        </w:rPr>
        <w:t>服务器</w:t>
      </w:r>
      <w:r w:rsidR="00080A18">
        <w:rPr>
          <w:rFonts w:hint="eastAsia"/>
        </w:rPr>
        <w:t>：</w:t>
      </w:r>
      <w:r w:rsidR="00080A18" w:rsidRPr="002112DA">
        <w:rPr>
          <w:rFonts w:hint="eastAsia"/>
        </w:rPr>
        <w:t>一个管理资源并为用户提供服务的计算机软件，</w:t>
      </w:r>
      <w:r w:rsidR="0015544E">
        <w:rPr>
          <w:rFonts w:hint="eastAsia"/>
        </w:rPr>
        <w:t>用于接收用户请求并响应相应的数据给用户</w:t>
      </w:r>
      <w:r w:rsidR="00080A18" w:rsidRPr="002112DA">
        <w:rPr>
          <w:rFonts w:hint="eastAsia"/>
        </w:rPr>
        <w:t>。</w:t>
      </w:r>
    </w:p>
    <w:p w14:paraId="5FE48A62" w14:textId="69AB66F2" w:rsidR="00080A18" w:rsidRDefault="0005338E" w:rsidP="00080A18">
      <w:pPr>
        <w:ind w:firstLine="480"/>
      </w:pPr>
      <w:r>
        <w:rPr>
          <w:rFonts w:hint="eastAsia"/>
        </w:rPr>
        <w:t>9</w:t>
      </w:r>
      <w:r>
        <w:rPr>
          <w:rFonts w:hint="eastAsia"/>
        </w:rPr>
        <w:t>）</w:t>
      </w:r>
      <w:r w:rsidR="00080A18">
        <w:rPr>
          <w:rFonts w:hint="eastAsia"/>
        </w:rPr>
        <w:t>客户端：</w:t>
      </w:r>
      <w:r w:rsidR="00080A18" w:rsidRPr="00E90369">
        <w:rPr>
          <w:rFonts w:hint="eastAsia"/>
        </w:rPr>
        <w:t>客户端（</w:t>
      </w:r>
      <w:r w:rsidR="00080A18" w:rsidRPr="00E90369">
        <w:rPr>
          <w:rFonts w:hint="eastAsia"/>
        </w:rPr>
        <w:t>Client</w:t>
      </w:r>
      <w:r w:rsidR="00080A18" w:rsidRPr="00E90369">
        <w:rPr>
          <w:rFonts w:hint="eastAsia"/>
        </w:rPr>
        <w:t>），是指与服务器相对应，为客户提供本地服务的程序。一般安装在普通的用户机上，需要与服务端互相配合运行。</w:t>
      </w:r>
    </w:p>
    <w:p w14:paraId="5D9DBDA6" w14:textId="6F9932A5" w:rsidR="00080A18" w:rsidRDefault="0005338E" w:rsidP="00080A18">
      <w:pPr>
        <w:ind w:firstLine="480"/>
      </w:pPr>
      <w:r>
        <w:rPr>
          <w:rFonts w:hint="eastAsia"/>
        </w:rPr>
        <w:t>10</w:t>
      </w:r>
      <w:r>
        <w:rPr>
          <w:rFonts w:hint="eastAsia"/>
        </w:rPr>
        <w:t>）</w:t>
      </w:r>
      <w:r w:rsidR="00080A18" w:rsidRPr="00F41249">
        <w:t>J</w:t>
      </w:r>
      <w:r w:rsidR="00080A18">
        <w:t>SON</w:t>
      </w:r>
      <w:r w:rsidR="00080A18">
        <w:rPr>
          <w:rFonts w:hint="eastAsia"/>
        </w:rPr>
        <w:t>：</w:t>
      </w:r>
      <w:r w:rsidR="00080A18" w:rsidRPr="00F41249">
        <w:rPr>
          <w:rFonts w:hint="eastAsia"/>
        </w:rPr>
        <w:t xml:space="preserve">JSON(JavaScript Object Notation, JS </w:t>
      </w:r>
      <w:r w:rsidR="00080A18" w:rsidRPr="00F41249">
        <w:rPr>
          <w:rFonts w:hint="eastAsia"/>
        </w:rPr>
        <w:t>对象标记</w:t>
      </w:r>
      <w:r w:rsidR="00080A18" w:rsidRPr="00F41249">
        <w:rPr>
          <w:rFonts w:hint="eastAsia"/>
        </w:rPr>
        <w:t xml:space="preserve">) </w:t>
      </w:r>
      <w:r w:rsidR="00080A18" w:rsidRPr="00F41249">
        <w:rPr>
          <w:rFonts w:hint="eastAsia"/>
        </w:rPr>
        <w:t>是一种轻量级的数据交换格式。它基于</w:t>
      </w:r>
      <w:r w:rsidR="00080A18" w:rsidRPr="00F41249">
        <w:rPr>
          <w:rFonts w:hint="eastAsia"/>
        </w:rPr>
        <w:t xml:space="preserve"> ECMAScript </w:t>
      </w:r>
      <w:r w:rsidR="00080A18" w:rsidRPr="00F41249">
        <w:rPr>
          <w:rFonts w:hint="eastAsia"/>
        </w:rPr>
        <w:t>规范的一个子集，采用完全独立于编程语言的文本格式来存储和表示数据。简洁和清晰的层次结构使得</w:t>
      </w:r>
      <w:del w:id="27" w:author="liuchao" w:date="2017-03-30T18:20:00Z">
        <w:r w:rsidR="00080A18" w:rsidRPr="00F41249" w:rsidDel="00E041A8">
          <w:rPr>
            <w:rFonts w:hint="eastAsia"/>
          </w:rPr>
          <w:delText xml:space="preserve"> </w:delText>
        </w:r>
      </w:del>
      <w:r w:rsidR="00080A18" w:rsidRPr="00F41249">
        <w:rPr>
          <w:rFonts w:hint="eastAsia"/>
        </w:rPr>
        <w:t>JSON</w:t>
      </w:r>
      <w:del w:id="28" w:author="liuchao" w:date="2017-03-30T18:20:00Z">
        <w:r w:rsidR="00080A18" w:rsidRPr="00F41249" w:rsidDel="00E041A8">
          <w:rPr>
            <w:rFonts w:hint="eastAsia"/>
          </w:rPr>
          <w:delText xml:space="preserve"> </w:delText>
        </w:r>
      </w:del>
      <w:r w:rsidR="00080A18" w:rsidRPr="00F41249">
        <w:rPr>
          <w:rFonts w:hint="eastAsia"/>
        </w:rPr>
        <w:t>成为理想的数据交换语言。</w:t>
      </w:r>
      <w:del w:id="29" w:author="liuchao" w:date="2017-03-30T18:20:00Z">
        <w:r w:rsidR="00080A18" w:rsidRPr="00F41249" w:rsidDel="00E041A8">
          <w:rPr>
            <w:rFonts w:hint="eastAsia"/>
          </w:rPr>
          <w:delText xml:space="preserve"> </w:delText>
        </w:r>
      </w:del>
      <w:r w:rsidR="00080A18" w:rsidRPr="00F41249">
        <w:rPr>
          <w:rFonts w:hint="eastAsia"/>
        </w:rPr>
        <w:t>易于人阅读和编写，同时也易于机器解析和生成，并有效地提升网络传输效率。</w:t>
      </w:r>
    </w:p>
    <w:p w14:paraId="0781604D" w14:textId="6338D0E3" w:rsidR="00080A18" w:rsidRDefault="0005338E" w:rsidP="00080A18">
      <w:pPr>
        <w:ind w:firstLine="480"/>
      </w:pPr>
      <w:r>
        <w:rPr>
          <w:rFonts w:hint="eastAsia"/>
        </w:rPr>
        <w:t>11</w:t>
      </w:r>
      <w:r>
        <w:rPr>
          <w:rFonts w:hint="eastAsia"/>
        </w:rPr>
        <w:t>）</w:t>
      </w:r>
      <w:r w:rsidR="00080A18">
        <w:t>J</w:t>
      </w:r>
      <w:r w:rsidR="00080A18">
        <w:rPr>
          <w:rFonts w:hint="eastAsia"/>
        </w:rPr>
        <w:t>DBC</w:t>
      </w:r>
      <w:r w:rsidR="00080A18">
        <w:t>:</w:t>
      </w:r>
      <w:r w:rsidR="00080A18" w:rsidRPr="00F41249">
        <w:rPr>
          <w:rFonts w:hint="eastAsia"/>
        </w:rPr>
        <w:t xml:space="preserve"> JDBC</w:t>
      </w:r>
      <w:r w:rsidR="00080A18" w:rsidRPr="00F41249">
        <w:rPr>
          <w:rFonts w:hint="eastAsia"/>
        </w:rPr>
        <w:t>（</w:t>
      </w:r>
      <w:r w:rsidR="00080A18" w:rsidRPr="00F41249">
        <w:rPr>
          <w:rFonts w:hint="eastAsia"/>
        </w:rPr>
        <w:t>Java Data Base Connectivity,</w:t>
      </w:r>
      <w:r w:rsidR="00080A18">
        <w:t xml:space="preserve"> </w:t>
      </w:r>
      <w:r w:rsidR="00080A18" w:rsidRPr="00F41249">
        <w:rPr>
          <w:rFonts w:hint="eastAsia"/>
        </w:rPr>
        <w:t>java</w:t>
      </w:r>
      <w:r w:rsidR="00080A18" w:rsidRPr="00F41249">
        <w:rPr>
          <w:rFonts w:hint="eastAsia"/>
        </w:rPr>
        <w:t>数据库连接）是一种用于执行</w:t>
      </w:r>
      <w:r w:rsidR="00080A18" w:rsidRPr="00F41249">
        <w:rPr>
          <w:rFonts w:hint="eastAsia"/>
        </w:rPr>
        <w:t>SQL</w:t>
      </w:r>
      <w:r w:rsidR="00080A18" w:rsidRPr="00F41249">
        <w:rPr>
          <w:rFonts w:hint="eastAsia"/>
        </w:rPr>
        <w:t>语句的</w:t>
      </w:r>
      <w:r w:rsidR="00080A18" w:rsidRPr="00F41249">
        <w:rPr>
          <w:rFonts w:hint="eastAsia"/>
        </w:rPr>
        <w:t>Java API</w:t>
      </w:r>
      <w:r w:rsidR="00080A18" w:rsidRPr="00F41249">
        <w:rPr>
          <w:rFonts w:hint="eastAsia"/>
        </w:rPr>
        <w:t>，可以为多种关系数据库提供统一访问，它由一组用</w:t>
      </w:r>
      <w:r w:rsidR="00080A18" w:rsidRPr="00F41249">
        <w:rPr>
          <w:rFonts w:hint="eastAsia"/>
        </w:rPr>
        <w:t>Java</w:t>
      </w:r>
      <w:r w:rsidR="00080A18" w:rsidRPr="00F41249">
        <w:rPr>
          <w:rFonts w:hint="eastAsia"/>
        </w:rPr>
        <w:t>语言编写的类和接口组成。</w:t>
      </w:r>
      <w:r w:rsidR="00080A18" w:rsidRPr="00F41249">
        <w:rPr>
          <w:rFonts w:hint="eastAsia"/>
        </w:rPr>
        <w:t>JDBC</w:t>
      </w:r>
      <w:r w:rsidR="00080A18" w:rsidRPr="00F41249">
        <w:rPr>
          <w:rFonts w:hint="eastAsia"/>
        </w:rPr>
        <w:t>提供了一种基准，据此可以构建更高级的工具和接口，使数据库开发人员能够编写数据库应用程序。</w:t>
      </w:r>
    </w:p>
    <w:p w14:paraId="09581908" w14:textId="70D39D80" w:rsidR="00080A18" w:rsidRDefault="0005338E" w:rsidP="00080A18">
      <w:pPr>
        <w:ind w:firstLine="480"/>
      </w:pPr>
      <w:r>
        <w:rPr>
          <w:rFonts w:hint="eastAsia"/>
        </w:rPr>
        <w:lastRenderedPageBreak/>
        <w:t>12</w:t>
      </w:r>
      <w:r>
        <w:rPr>
          <w:rFonts w:hint="eastAsia"/>
        </w:rPr>
        <w:t>）</w:t>
      </w:r>
      <w:r w:rsidR="00080A18">
        <w:rPr>
          <w:rFonts w:hint="eastAsia"/>
        </w:rPr>
        <w:t>数据库：</w:t>
      </w:r>
      <w:r w:rsidR="001C3275">
        <w:rPr>
          <w:rFonts w:hint="eastAsia"/>
        </w:rPr>
        <w:t>简单来说可视为电子化的文件柜</w:t>
      </w:r>
      <w:r w:rsidR="00080A18" w:rsidRPr="005D6FA4">
        <w:rPr>
          <w:rFonts w:hint="eastAsia"/>
        </w:rPr>
        <w:t>—存储电子文件的处所，用户可以对文件中的数据运行新增、截取、更新、删除等操作</w:t>
      </w:r>
    </w:p>
    <w:p w14:paraId="13C4FE15" w14:textId="79DF70C3" w:rsidR="00080A18" w:rsidRDefault="0005338E" w:rsidP="00080A18">
      <w:pPr>
        <w:ind w:firstLine="480"/>
      </w:pPr>
      <w:r>
        <w:rPr>
          <w:rFonts w:hint="eastAsia"/>
        </w:rPr>
        <w:t>13</w:t>
      </w:r>
      <w:r>
        <w:rPr>
          <w:rFonts w:hint="eastAsia"/>
        </w:rPr>
        <w:t>）</w:t>
      </w:r>
      <w:r w:rsidR="00080A18">
        <w:t>J</w:t>
      </w:r>
      <w:r w:rsidR="00080A18">
        <w:rPr>
          <w:rFonts w:hint="eastAsia"/>
        </w:rPr>
        <w:t>ava</w:t>
      </w:r>
      <w:r w:rsidR="00080A18">
        <w:rPr>
          <w:rFonts w:hint="eastAsia"/>
        </w:rPr>
        <w:t>：</w:t>
      </w:r>
      <w:r w:rsidR="00080A18" w:rsidRPr="00CD5609">
        <w:rPr>
          <w:rFonts w:hint="eastAsia"/>
        </w:rPr>
        <w:t>Java</w:t>
      </w:r>
      <w:r w:rsidR="00080A18" w:rsidRPr="00CD5609">
        <w:rPr>
          <w:rFonts w:hint="eastAsia"/>
        </w:rPr>
        <w:t>是一种广泛使用的计算机编程语言，拥有跨平台、面向对象、泛型编程的特性，广泛应用于企业级</w:t>
      </w:r>
      <w:r w:rsidR="00080A18" w:rsidRPr="00CD5609">
        <w:rPr>
          <w:rFonts w:hint="eastAsia"/>
        </w:rPr>
        <w:t>Web</w:t>
      </w:r>
      <w:r w:rsidR="00080A18" w:rsidRPr="00CD5609">
        <w:rPr>
          <w:rFonts w:hint="eastAsia"/>
        </w:rPr>
        <w:t>应用开发和移动应用开发。</w:t>
      </w:r>
    </w:p>
    <w:p w14:paraId="07542B9F" w14:textId="73D1DE8D" w:rsidR="00080A18" w:rsidRDefault="0005338E" w:rsidP="00080A18">
      <w:pPr>
        <w:ind w:firstLine="480"/>
      </w:pPr>
      <w:r>
        <w:rPr>
          <w:rFonts w:hint="eastAsia"/>
        </w:rPr>
        <w:t>14</w:t>
      </w:r>
      <w:r>
        <w:rPr>
          <w:rFonts w:hint="eastAsia"/>
        </w:rPr>
        <w:t>）</w:t>
      </w:r>
      <w:r w:rsidR="00080A18">
        <w:t>J</w:t>
      </w:r>
      <w:r w:rsidR="00080A18">
        <w:rPr>
          <w:rFonts w:hint="eastAsia"/>
        </w:rPr>
        <w:t>ava</w:t>
      </w:r>
      <w:r w:rsidR="00080A18">
        <w:t xml:space="preserve"> </w:t>
      </w:r>
      <w:r w:rsidR="00080A18">
        <w:rPr>
          <w:rFonts w:hint="eastAsia"/>
        </w:rPr>
        <w:t>web</w:t>
      </w:r>
      <w:r w:rsidR="00080A18">
        <w:rPr>
          <w:rFonts w:hint="eastAsia"/>
        </w:rPr>
        <w:t>：</w:t>
      </w:r>
      <w:r w:rsidR="00080A18" w:rsidRPr="00CD5609">
        <w:rPr>
          <w:rFonts w:hint="eastAsia"/>
        </w:rPr>
        <w:t>是用</w:t>
      </w:r>
      <w:r w:rsidR="00080A18" w:rsidRPr="00CD5609">
        <w:rPr>
          <w:rFonts w:hint="eastAsia"/>
        </w:rPr>
        <w:t>Java</w:t>
      </w:r>
      <w:r w:rsidR="00080A18" w:rsidRPr="00CD5609">
        <w:rPr>
          <w:rFonts w:hint="eastAsia"/>
        </w:rPr>
        <w:t>技术来解决相关</w:t>
      </w:r>
      <w:r w:rsidR="00080A18" w:rsidRPr="00CD5609">
        <w:rPr>
          <w:rFonts w:hint="eastAsia"/>
        </w:rPr>
        <w:t>web</w:t>
      </w:r>
      <w:r w:rsidR="00080A18" w:rsidRPr="00CD5609">
        <w:rPr>
          <w:rFonts w:hint="eastAsia"/>
        </w:rPr>
        <w:t>互联网领域的技术总和。</w:t>
      </w:r>
      <w:r w:rsidR="00080A18" w:rsidRPr="00CD5609">
        <w:rPr>
          <w:rFonts w:hint="eastAsia"/>
        </w:rPr>
        <w:t>web</w:t>
      </w:r>
      <w:r w:rsidR="00080A18" w:rsidRPr="00CD5609">
        <w:rPr>
          <w:rFonts w:hint="eastAsia"/>
        </w:rPr>
        <w:t>包括：</w:t>
      </w:r>
      <w:r w:rsidR="00080A18" w:rsidRPr="00CD5609">
        <w:rPr>
          <w:rFonts w:hint="eastAsia"/>
        </w:rPr>
        <w:t>web</w:t>
      </w:r>
      <w:r w:rsidR="00080A18" w:rsidRPr="00CD5609">
        <w:rPr>
          <w:rFonts w:hint="eastAsia"/>
        </w:rPr>
        <w:t>服务器和</w:t>
      </w:r>
      <w:r w:rsidR="00080A18" w:rsidRPr="00CD5609">
        <w:rPr>
          <w:rFonts w:hint="eastAsia"/>
        </w:rPr>
        <w:t>web</w:t>
      </w:r>
      <w:r w:rsidR="00080A18" w:rsidRPr="00CD5609">
        <w:rPr>
          <w:rFonts w:hint="eastAsia"/>
        </w:rPr>
        <w:t>客户端两部分。</w:t>
      </w:r>
    </w:p>
    <w:p w14:paraId="431A2AE2" w14:textId="083667DF" w:rsidR="00080A18" w:rsidRDefault="0005338E" w:rsidP="00080A18">
      <w:pPr>
        <w:ind w:firstLine="480"/>
      </w:pPr>
      <w:r>
        <w:rPr>
          <w:rFonts w:hint="eastAsia"/>
        </w:rPr>
        <w:t>15</w:t>
      </w:r>
      <w:r>
        <w:rPr>
          <w:rFonts w:hint="eastAsia"/>
        </w:rPr>
        <w:t>）</w:t>
      </w:r>
      <w:r w:rsidR="00080A18">
        <w:rPr>
          <w:rFonts w:hint="eastAsia"/>
        </w:rPr>
        <w:t>Tomcat</w:t>
      </w:r>
      <w:r w:rsidR="00080A18">
        <w:rPr>
          <w:rFonts w:hint="eastAsia"/>
        </w:rPr>
        <w:t>：</w:t>
      </w:r>
      <w:r w:rsidR="00080A18" w:rsidRPr="00CD5609">
        <w:rPr>
          <w:rFonts w:hint="eastAsia"/>
        </w:rPr>
        <w:t>Tomcat</w:t>
      </w:r>
      <w:r w:rsidR="00080A18" w:rsidRPr="00CD5609">
        <w:rPr>
          <w:rFonts w:hint="eastAsia"/>
        </w:rPr>
        <w:t>是由</w:t>
      </w:r>
      <w:r w:rsidR="00080A18" w:rsidRPr="00CD5609">
        <w:rPr>
          <w:rFonts w:hint="eastAsia"/>
        </w:rPr>
        <w:t>Apache</w:t>
      </w:r>
      <w:r w:rsidR="00080A18" w:rsidRPr="00CD5609">
        <w:rPr>
          <w:rFonts w:hint="eastAsia"/>
        </w:rPr>
        <w:t>软件基金会下属的</w:t>
      </w:r>
      <w:r w:rsidR="00080A18" w:rsidRPr="00CD5609">
        <w:rPr>
          <w:rFonts w:hint="eastAsia"/>
        </w:rPr>
        <w:t>Jakarta</w:t>
      </w:r>
      <w:r w:rsidR="00080A18" w:rsidRPr="00CD5609">
        <w:rPr>
          <w:rFonts w:hint="eastAsia"/>
        </w:rPr>
        <w:t>项目开发的一个</w:t>
      </w:r>
      <w:r w:rsidR="00080A18" w:rsidRPr="00CD5609">
        <w:rPr>
          <w:rFonts w:hint="eastAsia"/>
        </w:rPr>
        <w:t>Servlet</w:t>
      </w:r>
      <w:r w:rsidR="00080A18" w:rsidRPr="00CD5609">
        <w:rPr>
          <w:rFonts w:hint="eastAsia"/>
        </w:rPr>
        <w:t>容器，按照</w:t>
      </w:r>
      <w:r w:rsidR="00080A18" w:rsidRPr="00CD5609">
        <w:rPr>
          <w:rFonts w:hint="eastAsia"/>
        </w:rPr>
        <w:t>Sun Microsystems</w:t>
      </w:r>
      <w:r w:rsidR="00080A18" w:rsidRPr="00CD5609">
        <w:rPr>
          <w:rFonts w:hint="eastAsia"/>
        </w:rPr>
        <w:t>提供的技术规范，实现了对</w:t>
      </w:r>
      <w:r w:rsidR="00080A18" w:rsidRPr="00CD5609">
        <w:rPr>
          <w:rFonts w:hint="eastAsia"/>
        </w:rPr>
        <w:t>Servlet</w:t>
      </w:r>
      <w:r w:rsidR="00080A18" w:rsidRPr="00CD5609">
        <w:rPr>
          <w:rFonts w:hint="eastAsia"/>
        </w:rPr>
        <w:t>和</w:t>
      </w:r>
      <w:proofErr w:type="spellStart"/>
      <w:r w:rsidR="00080A18" w:rsidRPr="00CD5609">
        <w:rPr>
          <w:rFonts w:hint="eastAsia"/>
        </w:rPr>
        <w:t>JavaServer</w:t>
      </w:r>
      <w:proofErr w:type="spellEnd"/>
      <w:r w:rsidR="00080A18" w:rsidRPr="00CD5609">
        <w:rPr>
          <w:rFonts w:hint="eastAsia"/>
        </w:rPr>
        <w:t xml:space="preserve"> Page</w:t>
      </w:r>
      <w:r w:rsidR="00080A18" w:rsidRPr="00CD5609">
        <w:rPr>
          <w:rFonts w:hint="eastAsia"/>
        </w:rPr>
        <w:t>（</w:t>
      </w:r>
      <w:r w:rsidR="00080A18" w:rsidRPr="00CD5609">
        <w:rPr>
          <w:rFonts w:hint="eastAsia"/>
        </w:rPr>
        <w:t>JSP</w:t>
      </w:r>
      <w:r w:rsidR="00080A18" w:rsidRPr="00CD5609">
        <w:rPr>
          <w:rFonts w:hint="eastAsia"/>
        </w:rPr>
        <w:t>）的支持，并提供了作为</w:t>
      </w:r>
      <w:r w:rsidR="00080A18" w:rsidRPr="00CD5609">
        <w:rPr>
          <w:rFonts w:hint="eastAsia"/>
        </w:rPr>
        <w:t>Web</w:t>
      </w:r>
      <w:r w:rsidR="00080A18" w:rsidRPr="00CD5609">
        <w:rPr>
          <w:rFonts w:hint="eastAsia"/>
        </w:rPr>
        <w:t>服务器的一些特有功能，如</w:t>
      </w:r>
      <w:r w:rsidR="00080A18" w:rsidRPr="00CD5609">
        <w:rPr>
          <w:rFonts w:hint="eastAsia"/>
        </w:rPr>
        <w:t>Tomcat</w:t>
      </w:r>
      <w:r w:rsidR="00080A18" w:rsidRPr="00CD5609">
        <w:rPr>
          <w:rFonts w:hint="eastAsia"/>
        </w:rPr>
        <w:t>管理和控制平台、安全域管理和</w:t>
      </w:r>
      <w:r w:rsidR="00080A18" w:rsidRPr="00CD5609">
        <w:rPr>
          <w:rFonts w:hint="eastAsia"/>
        </w:rPr>
        <w:t>Tomcat</w:t>
      </w:r>
      <w:r w:rsidR="00080A18" w:rsidRPr="00CD5609">
        <w:rPr>
          <w:rFonts w:hint="eastAsia"/>
        </w:rPr>
        <w:t>阀等。由于</w:t>
      </w:r>
      <w:r w:rsidR="00080A18" w:rsidRPr="00CD5609">
        <w:rPr>
          <w:rFonts w:hint="eastAsia"/>
        </w:rPr>
        <w:t>Tomcat</w:t>
      </w:r>
      <w:r w:rsidR="00080A18" w:rsidRPr="00CD5609">
        <w:rPr>
          <w:rFonts w:hint="eastAsia"/>
        </w:rPr>
        <w:t>本身也内含了一个</w:t>
      </w:r>
      <w:r w:rsidR="00080A18" w:rsidRPr="00CD5609">
        <w:rPr>
          <w:rFonts w:hint="eastAsia"/>
        </w:rPr>
        <w:t>HTTP</w:t>
      </w:r>
      <w:r w:rsidR="00080A18" w:rsidRPr="00CD5609">
        <w:rPr>
          <w:rFonts w:hint="eastAsia"/>
        </w:rPr>
        <w:t>服务器，它也可以被视作一个单独的</w:t>
      </w:r>
      <w:r w:rsidR="00080A18" w:rsidRPr="00CD5609">
        <w:rPr>
          <w:rFonts w:hint="eastAsia"/>
        </w:rPr>
        <w:t>Web</w:t>
      </w:r>
      <w:r w:rsidR="00080A18" w:rsidRPr="00CD5609">
        <w:rPr>
          <w:rFonts w:hint="eastAsia"/>
        </w:rPr>
        <w:t>服务器。</w:t>
      </w:r>
    </w:p>
    <w:p w14:paraId="5DEBFBD0" w14:textId="2A3B86B7" w:rsidR="00080A18" w:rsidRDefault="0005338E" w:rsidP="00080A18">
      <w:pPr>
        <w:ind w:firstLine="480"/>
      </w:pPr>
      <w:r>
        <w:rPr>
          <w:rFonts w:hint="eastAsia"/>
        </w:rPr>
        <w:t>16</w:t>
      </w:r>
      <w:r>
        <w:rPr>
          <w:rFonts w:hint="eastAsia"/>
        </w:rPr>
        <w:t>）</w:t>
      </w:r>
      <w:r w:rsidR="00080A18">
        <w:rPr>
          <w:rFonts w:hint="eastAsia"/>
        </w:rPr>
        <w:t>HTTP</w:t>
      </w:r>
      <w:r w:rsidR="00080A18">
        <w:rPr>
          <w:rFonts w:hint="eastAsia"/>
        </w:rPr>
        <w:t>协议：</w:t>
      </w:r>
      <w:r w:rsidR="00080A18" w:rsidRPr="00E90369">
        <w:rPr>
          <w:rFonts w:hint="eastAsia"/>
        </w:rPr>
        <w:t>HTTP</w:t>
      </w:r>
      <w:r w:rsidR="00080A18" w:rsidRPr="00E90369">
        <w:rPr>
          <w:rFonts w:hint="eastAsia"/>
        </w:rPr>
        <w:t>是一个客户端终端（用户）和服务器端（网站）请求和应答的标准（</w:t>
      </w:r>
      <w:r w:rsidR="00080A18" w:rsidRPr="00E90369">
        <w:rPr>
          <w:rFonts w:hint="eastAsia"/>
        </w:rPr>
        <w:t>TCP</w:t>
      </w:r>
      <w:r w:rsidR="00080A18" w:rsidRPr="00E90369">
        <w:rPr>
          <w:rFonts w:hint="eastAsia"/>
        </w:rPr>
        <w:t>）</w:t>
      </w:r>
      <w:r w:rsidR="00080A18">
        <w:rPr>
          <w:rFonts w:hint="eastAsia"/>
        </w:rPr>
        <w:t>。</w:t>
      </w:r>
    </w:p>
    <w:p w14:paraId="412840FD" w14:textId="48ABF6DE" w:rsidR="00080A18" w:rsidRDefault="0005338E" w:rsidP="00080A18">
      <w:pPr>
        <w:ind w:firstLine="480"/>
      </w:pPr>
      <w:r>
        <w:rPr>
          <w:rFonts w:hint="eastAsia"/>
        </w:rPr>
        <w:t>17</w:t>
      </w:r>
      <w:r>
        <w:rPr>
          <w:rFonts w:hint="eastAsia"/>
        </w:rPr>
        <w:t>）</w:t>
      </w:r>
      <w:r w:rsidR="00080A18">
        <w:rPr>
          <w:rFonts w:hint="eastAsia"/>
        </w:rPr>
        <w:t>GET</w:t>
      </w:r>
      <w:r w:rsidR="00080A18">
        <w:rPr>
          <w:rFonts w:hint="eastAsia"/>
        </w:rPr>
        <w:t>：常用的</w:t>
      </w:r>
      <w:r w:rsidR="00080A18">
        <w:rPr>
          <w:rFonts w:hint="eastAsia"/>
        </w:rPr>
        <w:t>HTTP</w:t>
      </w:r>
      <w:r w:rsidR="00080A18">
        <w:rPr>
          <w:rFonts w:hint="eastAsia"/>
        </w:rPr>
        <w:t>请求方法，从指定的资源请求数据。</w:t>
      </w:r>
      <w:r w:rsidR="00080A18">
        <w:rPr>
          <w:rFonts w:hint="eastAsia"/>
        </w:rPr>
        <w:t>GET</w:t>
      </w:r>
      <w:r w:rsidR="00080A18">
        <w:rPr>
          <w:rFonts w:hint="eastAsia"/>
        </w:rPr>
        <w:t>请求可被缓存，并且保留在浏览器历史记录中，所以</w:t>
      </w:r>
      <w:r w:rsidR="00080A18">
        <w:t>GET</w:t>
      </w:r>
      <w:r w:rsidR="00080A18">
        <w:rPr>
          <w:rFonts w:hint="eastAsia"/>
        </w:rPr>
        <w:t>请求不应在处理敏感数据时使用。</w:t>
      </w:r>
    </w:p>
    <w:p w14:paraId="40520F5D" w14:textId="082A7B11" w:rsidR="00080A18" w:rsidRDefault="0005338E" w:rsidP="00080A18">
      <w:pPr>
        <w:ind w:firstLine="480"/>
      </w:pPr>
      <w:r>
        <w:rPr>
          <w:rFonts w:hint="eastAsia"/>
        </w:rPr>
        <w:t>18</w:t>
      </w:r>
      <w:r>
        <w:rPr>
          <w:rFonts w:hint="eastAsia"/>
        </w:rPr>
        <w:t>）</w:t>
      </w:r>
      <w:r w:rsidR="00080A18">
        <w:rPr>
          <w:rFonts w:hint="eastAsia"/>
        </w:rPr>
        <w:t>POST</w:t>
      </w:r>
      <w:r w:rsidR="00080A18">
        <w:rPr>
          <w:rFonts w:hint="eastAsia"/>
        </w:rPr>
        <w:t>：另一种常用的</w:t>
      </w:r>
      <w:r w:rsidR="00080A18">
        <w:rPr>
          <w:rFonts w:hint="eastAsia"/>
        </w:rPr>
        <w:t>HTTP</w:t>
      </w:r>
      <w:r w:rsidR="00080A18">
        <w:rPr>
          <w:rFonts w:hint="eastAsia"/>
        </w:rPr>
        <w:t>请求方法，不仅可以请求数据还可以向指定的资源提交要被处理的数据。</w:t>
      </w:r>
      <w:r w:rsidR="00080A18">
        <w:rPr>
          <w:rFonts w:hint="eastAsia"/>
        </w:rPr>
        <w:t>POST</w:t>
      </w:r>
      <w:r w:rsidR="00080A18">
        <w:rPr>
          <w:rFonts w:hint="eastAsia"/>
        </w:rPr>
        <w:t>请求不会被缓存，并且不会保留在浏览器历史纪录中。</w:t>
      </w:r>
    </w:p>
    <w:p w14:paraId="27243A61" w14:textId="554BADB7" w:rsidR="00080A18" w:rsidRDefault="0005338E" w:rsidP="00080A18">
      <w:pPr>
        <w:ind w:firstLine="480"/>
      </w:pPr>
      <w:r>
        <w:rPr>
          <w:rFonts w:hint="eastAsia"/>
        </w:rPr>
        <w:t>19</w:t>
      </w:r>
      <w:r>
        <w:rPr>
          <w:rFonts w:hint="eastAsia"/>
        </w:rPr>
        <w:t>）</w:t>
      </w:r>
      <w:r w:rsidR="00080A18">
        <w:rPr>
          <w:rFonts w:hint="eastAsia"/>
        </w:rPr>
        <w:t>Request</w:t>
      </w:r>
      <w:r w:rsidR="00080A18">
        <w:t>:</w:t>
      </w:r>
      <w:r w:rsidR="00153DF9">
        <w:rPr>
          <w:rFonts w:hint="eastAsia"/>
        </w:rPr>
        <w:t xml:space="preserve"> R</w:t>
      </w:r>
      <w:r w:rsidR="00080A18" w:rsidRPr="00A6652E">
        <w:rPr>
          <w:rFonts w:hint="eastAsia"/>
        </w:rPr>
        <w:t>equest</w:t>
      </w:r>
      <w:r w:rsidR="00080A18" w:rsidRPr="00A6652E">
        <w:rPr>
          <w:rFonts w:hint="eastAsia"/>
        </w:rPr>
        <w:t>对象是从客户端向服务器发出请求，包括用户提交的信息以及客户端的一些信息。客户端可通过</w:t>
      </w:r>
      <w:r w:rsidR="00080A18" w:rsidRPr="00A6652E">
        <w:rPr>
          <w:rFonts w:hint="eastAsia"/>
        </w:rPr>
        <w:t>HTML</w:t>
      </w:r>
      <w:r w:rsidR="00080A18" w:rsidRPr="00A6652E">
        <w:rPr>
          <w:rFonts w:hint="eastAsia"/>
        </w:rPr>
        <w:t>表单或在网页地址后面提供参数的方法提交数据，然后通过</w:t>
      </w:r>
      <w:r w:rsidR="00080A18" w:rsidRPr="00A6652E">
        <w:rPr>
          <w:rFonts w:hint="eastAsia"/>
        </w:rPr>
        <w:t>request</w:t>
      </w:r>
      <w:r w:rsidR="00080A18" w:rsidRPr="00A6652E">
        <w:rPr>
          <w:rFonts w:hint="eastAsia"/>
        </w:rPr>
        <w:t>对象的相关方法来获取这些数据。</w:t>
      </w:r>
    </w:p>
    <w:p w14:paraId="6DCB068F" w14:textId="1C4BEC40" w:rsidR="00F367CD" w:rsidRDefault="0005338E" w:rsidP="00E97776">
      <w:pPr>
        <w:ind w:firstLine="480"/>
      </w:pPr>
      <w:r>
        <w:rPr>
          <w:rFonts w:hint="eastAsia"/>
        </w:rPr>
        <w:t>20</w:t>
      </w:r>
      <w:r>
        <w:rPr>
          <w:rFonts w:hint="eastAsia"/>
        </w:rPr>
        <w:t>）</w:t>
      </w:r>
      <w:r w:rsidR="00080A18">
        <w:t>Response: Response</w:t>
      </w:r>
      <w:r w:rsidR="00080A18">
        <w:rPr>
          <w:rFonts w:hint="eastAsia"/>
        </w:rPr>
        <w:t>对象用于动态响应客户端请求，控制发送给用户的信息，并将动态生成响应。</w:t>
      </w:r>
    </w:p>
    <w:p w14:paraId="27B32154" w14:textId="77777777" w:rsidR="00F367CD" w:rsidRDefault="00F367CD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096CF138" w14:textId="00C700D6" w:rsidR="00973056" w:rsidRDefault="00973056" w:rsidP="00973056">
      <w:pPr>
        <w:pStyle w:val="2"/>
      </w:pPr>
      <w:bookmarkStart w:id="30" w:name="_Toc478140206"/>
      <w:r>
        <w:rPr>
          <w:rFonts w:hint="eastAsia"/>
        </w:rPr>
        <w:lastRenderedPageBreak/>
        <w:t xml:space="preserve">2 </w:t>
      </w:r>
      <w:r>
        <w:rPr>
          <w:rFonts w:hint="eastAsia"/>
        </w:rPr>
        <w:t>软件总体概述</w:t>
      </w:r>
      <w:bookmarkEnd w:id="30"/>
    </w:p>
    <w:p w14:paraId="7DC053F4" w14:textId="73DCCE5A" w:rsidR="009C4C46" w:rsidRPr="00A60514" w:rsidRDefault="00973056" w:rsidP="008A2426">
      <w:pPr>
        <w:pStyle w:val="3"/>
        <w:ind w:firstLine="482"/>
      </w:pPr>
      <w:bookmarkStart w:id="31" w:name="_Toc478140207"/>
      <w:commentRangeStart w:id="32"/>
      <w:r>
        <w:rPr>
          <w:rFonts w:hint="eastAsia"/>
        </w:rPr>
        <w:t xml:space="preserve">2.1 </w:t>
      </w:r>
      <w:r>
        <w:rPr>
          <w:rFonts w:hint="eastAsia"/>
        </w:rPr>
        <w:t>目标</w:t>
      </w:r>
      <w:bookmarkEnd w:id="31"/>
      <w:commentRangeEnd w:id="32"/>
      <w:r w:rsidR="00CB521B">
        <w:rPr>
          <w:rStyle w:val="af0"/>
          <w:b w:val="0"/>
          <w:bCs w:val="0"/>
        </w:rPr>
        <w:commentReference w:id="32"/>
      </w:r>
    </w:p>
    <w:p w14:paraId="12F8E074" w14:textId="14A376DD" w:rsidR="00A60514" w:rsidRDefault="00A60514" w:rsidP="0004064C">
      <w:pPr>
        <w:pStyle w:val="ac"/>
        <w:numPr>
          <w:ilvl w:val="0"/>
          <w:numId w:val="11"/>
        </w:numPr>
        <w:ind w:firstLineChars="0"/>
      </w:pPr>
      <w:r w:rsidRPr="00A60514">
        <w:t>模块化</w:t>
      </w:r>
      <w:r w:rsidRPr="00A60514">
        <w:t>(</w:t>
      </w:r>
      <w:r w:rsidRPr="00A60514">
        <w:t>你可以选择使用哪些组件</w:t>
      </w:r>
      <w:r w:rsidRPr="00A60514">
        <w:t>)</w:t>
      </w:r>
      <w:r w:rsidR="007F7D31">
        <w:rPr>
          <w:rFonts w:hint="eastAsia"/>
        </w:rPr>
        <w:t>，以完成需要的功能。</w:t>
      </w:r>
    </w:p>
    <w:p w14:paraId="2A60D7A4" w14:textId="77777777" w:rsidR="00E97930" w:rsidRDefault="00A60514" w:rsidP="0004064C">
      <w:pPr>
        <w:pStyle w:val="ac"/>
        <w:numPr>
          <w:ilvl w:val="0"/>
          <w:numId w:val="11"/>
        </w:numPr>
        <w:ind w:firstLineChars="0"/>
      </w:pPr>
      <w:r>
        <w:rPr>
          <w:rFonts w:hint="eastAsia"/>
        </w:rPr>
        <w:t>使开发出的框架是一款</w:t>
      </w:r>
      <w:r w:rsidRPr="0004064C">
        <w:rPr>
          <w:shd w:val="clear" w:color="auto" w:fill="FFFFFF"/>
        </w:rPr>
        <w:t>轻量级</w:t>
      </w:r>
      <w:r w:rsidRPr="0004064C">
        <w:rPr>
          <w:rFonts w:hint="eastAsia"/>
          <w:shd w:val="clear" w:color="auto" w:fill="FFFFFF"/>
        </w:rPr>
        <w:t>的，</w:t>
      </w:r>
      <w:r w:rsidRPr="0004064C">
        <w:rPr>
          <w:shd w:val="clear" w:color="auto" w:fill="FFFFFF"/>
        </w:rPr>
        <w:t>不依赖更多的库，摆脱</w:t>
      </w:r>
      <w:r w:rsidRPr="0004064C">
        <w:rPr>
          <w:shd w:val="clear" w:color="auto" w:fill="FFFFFF"/>
        </w:rPr>
        <w:t>SSH</w:t>
      </w:r>
      <w:r w:rsidRPr="0004064C">
        <w:rPr>
          <w:shd w:val="clear" w:color="auto" w:fill="FFFFFF"/>
        </w:rPr>
        <w:t>的臃肿，模块化设计，使用起来更轻便</w:t>
      </w:r>
      <w:r w:rsidRPr="0004064C">
        <w:rPr>
          <w:rFonts w:hint="eastAsia"/>
          <w:shd w:val="clear" w:color="auto" w:fill="FFFFFF"/>
        </w:rPr>
        <w:t>。</w:t>
      </w:r>
    </w:p>
    <w:p w14:paraId="14D6611E" w14:textId="77777777" w:rsidR="00E97930" w:rsidRDefault="00E97930" w:rsidP="0004064C">
      <w:pPr>
        <w:pStyle w:val="ac"/>
        <w:numPr>
          <w:ilvl w:val="0"/>
          <w:numId w:val="11"/>
        </w:numPr>
        <w:ind w:firstLineChars="0"/>
      </w:pPr>
      <w:r>
        <w:rPr>
          <w:rFonts w:hint="eastAsia"/>
        </w:rPr>
        <w:t>使框架具有</w:t>
      </w:r>
      <w:r w:rsidRPr="00E97930">
        <w:t>Restful</w:t>
      </w:r>
      <w:r w:rsidRPr="00E97930">
        <w:t>风格的路由接口</w:t>
      </w:r>
      <w:r>
        <w:rPr>
          <w:rFonts w:hint="eastAsia"/>
        </w:rPr>
        <w:t>。</w:t>
      </w:r>
    </w:p>
    <w:p w14:paraId="4482D4CD" w14:textId="56CE1C29" w:rsidR="00E97930" w:rsidRPr="00E97930" w:rsidRDefault="00E97930" w:rsidP="0004064C">
      <w:pPr>
        <w:pStyle w:val="ac"/>
        <w:numPr>
          <w:ilvl w:val="0"/>
          <w:numId w:val="11"/>
        </w:numPr>
        <w:ind w:firstLineChars="0"/>
      </w:pPr>
      <w:r>
        <w:rPr>
          <w:rFonts w:hint="eastAsia"/>
        </w:rPr>
        <w:t>不依赖与</w:t>
      </w:r>
      <w:proofErr w:type="spellStart"/>
      <w:r w:rsidRPr="00E97930">
        <w:t>Orm</w:t>
      </w:r>
      <w:proofErr w:type="spellEnd"/>
      <w:r>
        <w:rPr>
          <w:rFonts w:hint="eastAsia"/>
        </w:rPr>
        <w:t>，以</w:t>
      </w:r>
      <w:r w:rsidRPr="00E97930">
        <w:t xml:space="preserve"> Active Record</w:t>
      </w:r>
      <w:r w:rsidRPr="00E97930">
        <w:t>方式</w:t>
      </w:r>
      <w:r>
        <w:rPr>
          <w:rFonts w:hint="eastAsia"/>
        </w:rPr>
        <w:t>对</w:t>
      </w:r>
      <w:r w:rsidRPr="00E97930">
        <w:t>数据库</w:t>
      </w:r>
      <w:r>
        <w:rPr>
          <w:rFonts w:hint="eastAsia"/>
        </w:rPr>
        <w:t>进行各种</w:t>
      </w:r>
      <w:r w:rsidRPr="00E97930">
        <w:t>操作</w:t>
      </w:r>
      <w:r>
        <w:rPr>
          <w:rFonts w:hint="eastAsia"/>
        </w:rPr>
        <w:t>。</w:t>
      </w:r>
    </w:p>
    <w:p w14:paraId="4E9AD978" w14:textId="2E9406A2" w:rsidR="00E97930" w:rsidRDefault="009C3894" w:rsidP="0004064C">
      <w:pPr>
        <w:pStyle w:val="ac"/>
        <w:numPr>
          <w:ilvl w:val="0"/>
          <w:numId w:val="11"/>
        </w:numPr>
        <w:ind w:firstLineChars="0"/>
      </w:pPr>
      <w:r>
        <w:rPr>
          <w:rFonts w:hint="eastAsia"/>
        </w:rPr>
        <w:t>具有模板引擎支持。</w:t>
      </w:r>
    </w:p>
    <w:p w14:paraId="0F86C3CD" w14:textId="4D066A40" w:rsidR="00A60514" w:rsidRPr="00A60514" w:rsidRDefault="009C3894" w:rsidP="006006DC">
      <w:pPr>
        <w:pStyle w:val="ac"/>
        <w:numPr>
          <w:ilvl w:val="0"/>
          <w:numId w:val="11"/>
        </w:numPr>
        <w:ind w:firstLineChars="0"/>
      </w:pPr>
      <w:r w:rsidRPr="001627F3">
        <w:rPr>
          <w:rFonts w:hint="eastAsia"/>
        </w:rPr>
        <w:t>在开发和发布时以非</w:t>
      </w:r>
      <w:r w:rsidRPr="001627F3">
        <w:rPr>
          <w:rFonts w:hint="eastAsia"/>
        </w:rPr>
        <w:t>web</w:t>
      </w:r>
      <w:r w:rsidRPr="001627F3">
        <w:rPr>
          <w:rFonts w:hint="eastAsia"/>
        </w:rPr>
        <w:t>的方式。</w:t>
      </w:r>
    </w:p>
    <w:p w14:paraId="3922C207" w14:textId="64746D32" w:rsidR="00973056" w:rsidRDefault="00973056" w:rsidP="008A2426">
      <w:pPr>
        <w:pStyle w:val="3"/>
        <w:ind w:firstLine="482"/>
      </w:pPr>
      <w:bookmarkStart w:id="33" w:name="_Toc478140208"/>
      <w:commentRangeStart w:id="34"/>
      <w:r>
        <w:rPr>
          <w:rFonts w:hint="eastAsia"/>
        </w:rPr>
        <w:t xml:space="preserve">2.2 </w:t>
      </w:r>
      <w:r>
        <w:rPr>
          <w:rFonts w:hint="eastAsia"/>
        </w:rPr>
        <w:t>系统模型</w:t>
      </w:r>
      <w:bookmarkEnd w:id="33"/>
      <w:commentRangeEnd w:id="34"/>
      <w:r w:rsidR="00CB521B">
        <w:rPr>
          <w:rStyle w:val="af0"/>
          <w:b w:val="0"/>
          <w:bCs w:val="0"/>
        </w:rPr>
        <w:commentReference w:id="34"/>
      </w:r>
    </w:p>
    <w:p w14:paraId="59EDE3AF" w14:textId="73A71DD0" w:rsidR="003D446A" w:rsidRPr="004F6E22" w:rsidRDefault="0093640B" w:rsidP="003D446A">
      <w:pPr>
        <w:ind w:firstLine="482"/>
        <w:rPr>
          <w:b/>
        </w:rPr>
      </w:pPr>
      <w:r w:rsidRPr="004F6E22">
        <w:rPr>
          <w:rFonts w:hint="eastAsia"/>
          <w:b/>
        </w:rPr>
        <w:t>1</w:t>
      </w:r>
      <w:r w:rsidRPr="004F6E22">
        <w:rPr>
          <w:rFonts w:hint="eastAsia"/>
          <w:b/>
        </w:rPr>
        <w:t>）框架的整体设计</w:t>
      </w:r>
    </w:p>
    <w:p w14:paraId="489FD82B" w14:textId="77777777" w:rsidR="005E57B4" w:rsidRDefault="005E57B4" w:rsidP="00756BBB">
      <w:pPr>
        <w:ind w:firstLine="480"/>
      </w:pPr>
      <w:r>
        <w:t>B</w:t>
      </w:r>
      <w:r>
        <w:rPr>
          <w:rFonts w:hint="eastAsia"/>
        </w:rPr>
        <w:t>lade</w:t>
      </w:r>
      <w:r>
        <w:rPr>
          <w:rFonts w:hint="eastAsia"/>
        </w:rPr>
        <w:t>框架是一种</w:t>
      </w:r>
      <w:r w:rsidR="003120A2">
        <w:rPr>
          <w:rFonts w:hint="eastAsia"/>
        </w:rPr>
        <w:t>基于</w:t>
      </w:r>
      <w:r w:rsidR="003120A2">
        <w:rPr>
          <w:rFonts w:hint="eastAsia"/>
        </w:rPr>
        <w:t>MVC</w:t>
      </w:r>
      <w:r w:rsidR="003120A2">
        <w:rPr>
          <w:rFonts w:hint="eastAsia"/>
        </w:rPr>
        <w:t>设计的框架</w:t>
      </w:r>
      <w:r>
        <w:rPr>
          <w:rFonts w:hint="eastAsia"/>
        </w:rPr>
        <w:t>，它基于</w:t>
      </w:r>
      <w:r w:rsidR="003120A2" w:rsidRPr="003120A2">
        <w:rPr>
          <w:rFonts w:hint="eastAsia"/>
        </w:rPr>
        <w:t>blade-core</w:t>
      </w:r>
      <w:r>
        <w:rPr>
          <w:rFonts w:hint="eastAsia"/>
        </w:rPr>
        <w:t>模块为核心进行构建</w:t>
      </w:r>
      <w:r w:rsidR="003120A2" w:rsidRPr="003120A2">
        <w:rPr>
          <w:rFonts w:hint="eastAsia"/>
        </w:rPr>
        <w:t>，是一个高度解耦的框架。</w:t>
      </w:r>
    </w:p>
    <w:p w14:paraId="53140446" w14:textId="6316E09B" w:rsidR="003120A2" w:rsidRDefault="005E57B4" w:rsidP="00756BBB">
      <w:pPr>
        <w:ind w:firstLine="480"/>
      </w:pPr>
      <w:r w:rsidRPr="005E57B4">
        <w:rPr>
          <w:bCs/>
        </w:rPr>
        <w:t>B</w:t>
      </w:r>
      <w:r w:rsidR="003120A2" w:rsidRPr="005E57B4">
        <w:rPr>
          <w:bCs/>
        </w:rPr>
        <w:t>lade</w:t>
      </w:r>
      <w:r w:rsidRPr="005E57B4">
        <w:rPr>
          <w:rFonts w:hint="eastAsia"/>
          <w:bCs/>
        </w:rPr>
        <w:t>框架在</w:t>
      </w:r>
      <w:r w:rsidR="003120A2" w:rsidRPr="003120A2">
        <w:t>设计之初就考虑了模块化使用，</w:t>
      </w:r>
      <w:r>
        <w:rPr>
          <w:rFonts w:hint="eastAsia"/>
        </w:rPr>
        <w:t>为了达到这一目的，故基于</w:t>
      </w:r>
      <w:r w:rsidR="003120A2" w:rsidRPr="003120A2">
        <w:t>独立的组件进行开发，</w:t>
      </w:r>
      <w:r>
        <w:rPr>
          <w:rFonts w:hint="eastAsia"/>
        </w:rPr>
        <w:t>使得开发出的</w:t>
      </w:r>
      <w:r>
        <w:t>组件</w:t>
      </w:r>
      <w:r>
        <w:rPr>
          <w:rFonts w:hint="eastAsia"/>
        </w:rPr>
        <w:t>不依赖与</w:t>
      </w:r>
      <w:r>
        <w:rPr>
          <w:rFonts w:hint="eastAsia"/>
        </w:rPr>
        <w:t>blade</w:t>
      </w:r>
      <w:r w:rsidR="003120A2">
        <w:rPr>
          <w:rFonts w:hint="eastAsia"/>
          <w:b/>
          <w:bCs/>
        </w:rPr>
        <w:t>。</w:t>
      </w:r>
    </w:p>
    <w:p w14:paraId="483078EF" w14:textId="77777777" w:rsidR="004C68E3" w:rsidRDefault="003120A2" w:rsidP="004C68E3">
      <w:pPr>
        <w:pStyle w:val="a4"/>
        <w:keepNext/>
      </w:pPr>
      <w:r w:rsidRPr="003120A2">
        <w:rPr>
          <w:noProof/>
        </w:rPr>
        <w:drawing>
          <wp:inline distT="0" distB="0" distL="0" distR="0" wp14:anchorId="70D70417" wp14:editId="0C3A575C">
            <wp:extent cx="3098800" cy="2235200"/>
            <wp:effectExtent l="0" t="0" r="0" b="0"/>
            <wp:docPr id="3" name="图片 3" descr="C:\Users\OovEver\AppData\Roaming\Tencent\Users\358150226\QQ\WinTemp\RichOle\97VQV1HED%C)89B87S{%J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ovEver\AppData\Roaming\Tencent\Users\358150226\QQ\WinTemp\RichOle\97VQV1HED%C)89B87S{%J3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1" t="9601" r="19885" b="19985"/>
                    <a:stretch/>
                  </pic:blipFill>
                  <pic:spPr bwMode="auto">
                    <a:xfrm>
                      <a:off x="0" y="0"/>
                      <a:ext cx="3102999" cy="223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4E643" w14:textId="34874EB6" w:rsidR="003120A2" w:rsidRDefault="004C68E3" w:rsidP="004C68E3">
      <w:pPr>
        <w:pStyle w:val="a3"/>
      </w:pPr>
      <w:commentRangeStart w:id="35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67087">
        <w:rPr>
          <w:noProof/>
        </w:rPr>
        <w:t>1</w:t>
      </w:r>
      <w:r>
        <w:fldChar w:fldCharType="end"/>
      </w:r>
      <w:r>
        <w:rPr>
          <w:rFonts w:hint="eastAsia"/>
        </w:rPr>
        <w:t xml:space="preserve"> Blade MVC</w:t>
      </w:r>
      <w:r>
        <w:rPr>
          <w:rFonts w:hint="eastAsia"/>
        </w:rPr>
        <w:t>图示</w:t>
      </w:r>
      <w:commentRangeEnd w:id="35"/>
      <w:r w:rsidR="00CB521B">
        <w:rPr>
          <w:rStyle w:val="af0"/>
          <w:rFonts w:cstheme="minorBidi"/>
        </w:rPr>
        <w:commentReference w:id="35"/>
      </w:r>
    </w:p>
    <w:p w14:paraId="20A13132" w14:textId="3E5CCBF7" w:rsidR="003120A2" w:rsidRPr="004F6E22" w:rsidRDefault="00C27C91" w:rsidP="00C27C91">
      <w:pPr>
        <w:ind w:firstLine="482"/>
        <w:rPr>
          <w:b/>
        </w:rPr>
      </w:pPr>
      <w:r w:rsidRPr="004F6E22">
        <w:rPr>
          <w:rFonts w:hint="eastAsia"/>
          <w:b/>
        </w:rPr>
        <w:t>2</w:t>
      </w:r>
      <w:r w:rsidRPr="004F6E22">
        <w:rPr>
          <w:rFonts w:hint="eastAsia"/>
          <w:b/>
        </w:rPr>
        <w:t>）</w:t>
      </w:r>
      <w:r w:rsidR="004F6E22">
        <w:rPr>
          <w:rFonts w:hint="eastAsia"/>
          <w:b/>
        </w:rPr>
        <w:t>执行逻辑</w:t>
      </w:r>
    </w:p>
    <w:p w14:paraId="47254B48" w14:textId="792E5E3D" w:rsidR="005E57B4" w:rsidRPr="005E57B4" w:rsidRDefault="005E57B4" w:rsidP="00C27C91">
      <w:pPr>
        <w:ind w:firstLine="480"/>
      </w:pPr>
      <w:r w:rsidRPr="005E57B4">
        <w:t>B</w:t>
      </w:r>
      <w:r w:rsidRPr="005E57B4">
        <w:rPr>
          <w:rFonts w:hint="eastAsia"/>
        </w:rPr>
        <w:t>lade</w:t>
      </w:r>
      <w:r>
        <w:rPr>
          <w:rFonts w:hint="eastAsia"/>
        </w:rPr>
        <w:t>的执行逻辑如</w:t>
      </w:r>
      <w:del w:id="36" w:author="liuchao" w:date="2017-03-30T18:28:00Z">
        <w:r w:rsidDel="00CB521B">
          <w:rPr>
            <w:rFonts w:hint="eastAsia"/>
          </w:rPr>
          <w:delText>下</w:delText>
        </w:r>
      </w:del>
      <w:r>
        <w:rPr>
          <w:rFonts w:hint="eastAsia"/>
        </w:rPr>
        <w:t>图</w:t>
      </w:r>
      <w:ins w:id="37" w:author="liuchao" w:date="2017-03-30T18:28:00Z">
        <w:r w:rsidR="00CB521B">
          <w:rPr>
            <w:rFonts w:hint="eastAsia"/>
          </w:rPr>
          <w:t>2</w:t>
        </w:r>
      </w:ins>
      <w:r>
        <w:rPr>
          <w:rFonts w:hint="eastAsia"/>
        </w:rPr>
        <w:t>所示，首先进行文件的配置，配置好的文件经过配置路由进行转发，在参数过滤后，到达控制器，之后加载辅助的工具包，并通过</w:t>
      </w:r>
      <w:r>
        <w:rPr>
          <w:rFonts w:hint="eastAsia"/>
        </w:rPr>
        <w:t>se</w:t>
      </w:r>
      <w:r>
        <w:t>rvice</w:t>
      </w:r>
      <w:r>
        <w:rPr>
          <w:rFonts w:hint="eastAsia"/>
        </w:rPr>
        <w:t>部分与数据库进行交互。</w:t>
      </w:r>
    </w:p>
    <w:p w14:paraId="3B0BE353" w14:textId="77777777" w:rsidR="003D1986" w:rsidRDefault="00C27C91" w:rsidP="003D1986">
      <w:pPr>
        <w:keepNext/>
        <w:widowControl/>
        <w:spacing w:line="240" w:lineRule="auto"/>
        <w:ind w:firstLineChars="0" w:firstLine="0"/>
        <w:jc w:val="left"/>
      </w:pPr>
      <w:r w:rsidRPr="00C27C91"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 wp14:anchorId="2BC7F749" wp14:editId="3B8AE141">
            <wp:extent cx="5270500" cy="144081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66B4" w14:textId="7451BB2E" w:rsidR="003120A2" w:rsidRPr="003120A2" w:rsidRDefault="003D1986" w:rsidP="003D1986">
      <w:pPr>
        <w:pStyle w:val="a3"/>
        <w:rPr>
          <w:rFonts w:ascii="宋体" w:hAnsi="宋体" w:cs="宋体"/>
          <w:kern w:val="0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67087">
        <w:rPr>
          <w:noProof/>
        </w:rPr>
        <w:t>2</w:t>
      </w:r>
      <w:r>
        <w:fldChar w:fldCharType="end"/>
      </w:r>
      <w:r>
        <w:rPr>
          <w:rFonts w:hint="eastAsia"/>
        </w:rPr>
        <w:t xml:space="preserve"> Blade </w:t>
      </w:r>
      <w:r>
        <w:rPr>
          <w:rFonts w:hint="eastAsia"/>
        </w:rPr>
        <w:t>系统架构</w:t>
      </w:r>
    </w:p>
    <w:p w14:paraId="1642C14A" w14:textId="5A4ABCE7" w:rsidR="00D5387C" w:rsidRDefault="00B54149" w:rsidP="00B54149">
      <w:pPr>
        <w:ind w:firstLine="482"/>
        <w:rPr>
          <w:ins w:id="38" w:author="liuchao" w:date="2017-03-30T18:29:00Z"/>
          <w:b/>
        </w:rPr>
      </w:pPr>
      <w:r w:rsidRPr="006605E9">
        <w:rPr>
          <w:rFonts w:hint="eastAsia"/>
          <w:b/>
        </w:rPr>
        <w:t>3</w:t>
      </w:r>
      <w:r w:rsidRPr="006605E9">
        <w:rPr>
          <w:rFonts w:hint="eastAsia"/>
          <w:b/>
        </w:rPr>
        <w:t>）</w:t>
      </w:r>
      <w:r w:rsidR="00D5387C" w:rsidRPr="006605E9">
        <w:rPr>
          <w:rFonts w:hint="eastAsia"/>
          <w:b/>
        </w:rPr>
        <w:t>项目结构</w:t>
      </w:r>
    </w:p>
    <w:p w14:paraId="1E94D4A4" w14:textId="03ADD461" w:rsidR="00CB521B" w:rsidRPr="006605E9" w:rsidRDefault="00CB521B" w:rsidP="00B54149">
      <w:pPr>
        <w:ind w:firstLine="480"/>
        <w:rPr>
          <w:rFonts w:hint="eastAsia"/>
          <w:b/>
        </w:rPr>
      </w:pPr>
      <w:ins w:id="39" w:author="liuchao" w:date="2017-03-30T18:29:00Z">
        <w:r>
          <w:rPr>
            <w:rFonts w:ascii="宋体" w:hAnsi="宋体" w:cs="宋体"/>
            <w:kern w:val="0"/>
            <w:szCs w:val="24"/>
          </w:rPr>
          <w:t>B</w:t>
        </w:r>
        <w:r>
          <w:rPr>
            <w:rFonts w:ascii="宋体" w:hAnsi="宋体" w:cs="宋体" w:hint="eastAsia"/>
            <w:kern w:val="0"/>
            <w:szCs w:val="24"/>
          </w:rPr>
          <w:t>l</w:t>
        </w:r>
        <w:r>
          <w:rPr>
            <w:rFonts w:ascii="宋体" w:hAnsi="宋体" w:cs="宋体"/>
            <w:kern w:val="0"/>
            <w:szCs w:val="24"/>
          </w:rPr>
          <w:t>ade</w:t>
        </w:r>
        <w:r>
          <w:rPr>
            <w:rFonts w:ascii="宋体" w:hAnsi="宋体" w:cs="宋体" w:hint="eastAsia"/>
            <w:kern w:val="0"/>
            <w:szCs w:val="24"/>
          </w:rPr>
          <w:t>整个的项目结构如图3所示，在整个结构中，有两大部分，这两大部分</w:t>
        </w:r>
        <w:r w:rsidRPr="00E55597">
          <w:rPr>
            <w:rFonts w:hint="eastAsia"/>
          </w:rPr>
          <w:t>分别为</w:t>
        </w:r>
        <w:r w:rsidRPr="00E55597">
          <w:rPr>
            <w:rFonts w:hint="eastAsia"/>
          </w:rPr>
          <w:t>JAVA</w:t>
        </w:r>
        <w:r w:rsidRPr="00E55597">
          <w:rPr>
            <w:rFonts w:hint="eastAsia"/>
          </w:rPr>
          <w:t>源码与</w:t>
        </w:r>
        <w:r w:rsidRPr="00E55597">
          <w:rPr>
            <w:rFonts w:hint="eastAsia"/>
          </w:rPr>
          <w:t>resources</w:t>
        </w:r>
        <w:r w:rsidRPr="00E55597">
          <w:rPr>
            <w:rFonts w:hint="eastAsia"/>
          </w:rPr>
          <w:t>资源。在</w:t>
        </w:r>
        <w:r w:rsidRPr="00E55597">
          <w:rPr>
            <w:rFonts w:hint="eastAsia"/>
          </w:rPr>
          <w:t>JAVA</w:t>
        </w:r>
        <w:r>
          <w:rPr>
            <w:rFonts w:hint="eastAsia"/>
          </w:rPr>
          <w:t>源码中，各部分参数的意义如表</w:t>
        </w:r>
        <w:r>
          <w:rPr>
            <w:rFonts w:hint="eastAsia"/>
          </w:rPr>
          <w:t>1</w:t>
        </w:r>
        <w:r>
          <w:rPr>
            <w:rFonts w:hint="eastAsia"/>
          </w:rPr>
          <w:t>所示。</w:t>
        </w:r>
      </w:ins>
    </w:p>
    <w:p w14:paraId="02FBF586" w14:textId="77777777" w:rsidR="00783F77" w:rsidRDefault="00783F77" w:rsidP="00783F77">
      <w:pPr>
        <w:keepNext/>
        <w:widowControl/>
        <w:spacing w:line="240" w:lineRule="auto"/>
        <w:ind w:firstLineChars="0" w:firstLine="0"/>
        <w:jc w:val="left"/>
      </w:pPr>
      <w:r>
        <w:rPr>
          <w:noProof/>
        </w:rPr>
        <w:drawing>
          <wp:inline distT="0" distB="0" distL="0" distR="0" wp14:anchorId="3EE62612" wp14:editId="1E4F4C4B">
            <wp:extent cx="5264150" cy="1930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BF31" w14:textId="7E324F18" w:rsidR="003120A2" w:rsidRDefault="00783F77" w:rsidP="00783F77">
      <w:pPr>
        <w:pStyle w:val="a3"/>
        <w:rPr>
          <w:rFonts w:ascii="宋体" w:hAnsi="宋体" w:cs="宋体"/>
          <w:kern w:val="0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67087">
        <w:rPr>
          <w:noProof/>
        </w:rPr>
        <w:t>3</w:t>
      </w:r>
      <w:r>
        <w:fldChar w:fldCharType="end"/>
      </w:r>
      <w:r>
        <w:rPr>
          <w:rFonts w:hint="eastAsia"/>
        </w:rPr>
        <w:t xml:space="preserve"> Blade</w:t>
      </w:r>
      <w:r>
        <w:rPr>
          <w:rFonts w:hint="eastAsia"/>
        </w:rPr>
        <w:t>工程资源结构图</w:t>
      </w:r>
    </w:p>
    <w:p w14:paraId="3DC04438" w14:textId="21B1018A" w:rsidR="00D5387C" w:rsidRPr="0064212A" w:rsidRDefault="005E57B4" w:rsidP="00E80FE8">
      <w:pPr>
        <w:ind w:firstLine="480"/>
      </w:pPr>
      <w:del w:id="40" w:author="liuchao" w:date="2017-03-30T18:29:00Z">
        <w:r w:rsidDel="00CB521B">
          <w:rPr>
            <w:rFonts w:ascii="宋体" w:hAnsi="宋体" w:cs="宋体"/>
            <w:kern w:val="0"/>
            <w:szCs w:val="24"/>
          </w:rPr>
          <w:delText>B</w:delText>
        </w:r>
        <w:r w:rsidDel="00CB521B">
          <w:rPr>
            <w:rFonts w:ascii="宋体" w:hAnsi="宋体" w:cs="宋体" w:hint="eastAsia"/>
            <w:kern w:val="0"/>
            <w:szCs w:val="24"/>
          </w:rPr>
          <w:delText>l</w:delText>
        </w:r>
        <w:r w:rsidDel="00CB521B">
          <w:rPr>
            <w:rFonts w:ascii="宋体" w:hAnsi="宋体" w:cs="宋体"/>
            <w:kern w:val="0"/>
            <w:szCs w:val="24"/>
          </w:rPr>
          <w:delText>ade</w:delText>
        </w:r>
        <w:r w:rsidDel="00CB521B">
          <w:rPr>
            <w:rFonts w:ascii="宋体" w:hAnsi="宋体" w:cs="宋体" w:hint="eastAsia"/>
            <w:kern w:val="0"/>
            <w:szCs w:val="24"/>
          </w:rPr>
          <w:delText>整个的项目结构如</w:delText>
        </w:r>
      </w:del>
      <w:del w:id="41" w:author="liuchao" w:date="2017-03-30T18:28:00Z">
        <w:r w:rsidDel="00CB521B">
          <w:rPr>
            <w:rFonts w:ascii="宋体" w:hAnsi="宋体" w:cs="宋体" w:hint="eastAsia"/>
            <w:kern w:val="0"/>
            <w:szCs w:val="24"/>
          </w:rPr>
          <w:delText>上</w:delText>
        </w:r>
      </w:del>
      <w:del w:id="42" w:author="liuchao" w:date="2017-03-30T18:29:00Z">
        <w:r w:rsidDel="00CB521B">
          <w:rPr>
            <w:rFonts w:ascii="宋体" w:hAnsi="宋体" w:cs="宋体" w:hint="eastAsia"/>
            <w:kern w:val="0"/>
            <w:szCs w:val="24"/>
          </w:rPr>
          <w:delText>图所示，在整个结构中，有两大部分，这两大部分</w:delText>
        </w:r>
        <w:r w:rsidRPr="00E55597" w:rsidDel="00CB521B">
          <w:rPr>
            <w:rFonts w:hint="eastAsia"/>
          </w:rPr>
          <w:delText>分别为</w:delText>
        </w:r>
        <w:r w:rsidRPr="00E55597" w:rsidDel="00CB521B">
          <w:rPr>
            <w:rFonts w:hint="eastAsia"/>
          </w:rPr>
          <w:delText>JAVA</w:delText>
        </w:r>
        <w:r w:rsidRPr="00E55597" w:rsidDel="00CB521B">
          <w:rPr>
            <w:rFonts w:hint="eastAsia"/>
          </w:rPr>
          <w:delText>源码与</w:delText>
        </w:r>
        <w:r w:rsidRPr="00E55597" w:rsidDel="00CB521B">
          <w:rPr>
            <w:rFonts w:hint="eastAsia"/>
          </w:rPr>
          <w:delText>resources</w:delText>
        </w:r>
        <w:r w:rsidRPr="00E55597" w:rsidDel="00CB521B">
          <w:rPr>
            <w:rFonts w:hint="eastAsia"/>
          </w:rPr>
          <w:delText>资源。在</w:delText>
        </w:r>
        <w:r w:rsidRPr="00E55597" w:rsidDel="00CB521B">
          <w:rPr>
            <w:rFonts w:hint="eastAsia"/>
          </w:rPr>
          <w:delText>JAVA</w:delText>
        </w:r>
        <w:r w:rsidRPr="00E55597" w:rsidDel="00CB521B">
          <w:rPr>
            <w:rFonts w:hint="eastAsia"/>
          </w:rPr>
          <w:delText>源码中，各部分参数的意义如下：</w:delText>
        </w:r>
      </w:del>
    </w:p>
    <w:p w14:paraId="7A755009" w14:textId="6F18CB9D" w:rsidR="0064212A" w:rsidRDefault="0064212A" w:rsidP="0064212A">
      <w:pPr>
        <w:pStyle w:val="a3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  <w:noProof/>
        </w:rPr>
        <w:t xml:space="preserve"> Blade</w:t>
      </w:r>
      <w:r>
        <w:rPr>
          <w:rFonts w:hint="eastAsia"/>
          <w:noProof/>
        </w:rPr>
        <w:t>工程资源结构说明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59663D" w14:paraId="023B33A6" w14:textId="77777777" w:rsidTr="0059663D">
        <w:tc>
          <w:tcPr>
            <w:tcW w:w="4145" w:type="dxa"/>
          </w:tcPr>
          <w:p w14:paraId="3F358E2F" w14:textId="1CF63F1B" w:rsidR="0059663D" w:rsidRDefault="0059663D" w:rsidP="00E80FE8">
            <w:pPr>
              <w:ind w:firstLineChars="0" w:firstLine="0"/>
              <w:rPr>
                <w:rFonts w:ascii="Helvetica" w:hAnsi="Helvetica"/>
                <w:color w:val="222222"/>
              </w:rPr>
            </w:pPr>
            <w:r>
              <w:rPr>
                <w:rFonts w:ascii="Helvetica" w:hAnsi="Helvetica" w:hint="eastAsia"/>
                <w:color w:val="222222"/>
              </w:rPr>
              <w:t>路径</w:t>
            </w:r>
          </w:p>
        </w:tc>
        <w:tc>
          <w:tcPr>
            <w:tcW w:w="4145" w:type="dxa"/>
          </w:tcPr>
          <w:p w14:paraId="049C7B84" w14:textId="2DDFA535" w:rsidR="0059663D" w:rsidRDefault="0059663D" w:rsidP="00E80FE8">
            <w:pPr>
              <w:ind w:firstLineChars="0" w:firstLine="0"/>
              <w:rPr>
                <w:rFonts w:ascii="Helvetica" w:hAnsi="Helvetica"/>
                <w:color w:val="222222"/>
              </w:rPr>
            </w:pPr>
            <w:r>
              <w:rPr>
                <w:rFonts w:ascii="Helvetica" w:hAnsi="Helvetica" w:hint="eastAsia"/>
                <w:color w:val="222222"/>
              </w:rPr>
              <w:t>说明</w:t>
            </w:r>
          </w:p>
        </w:tc>
      </w:tr>
      <w:tr w:rsidR="0059663D" w14:paraId="50CF9FB1" w14:textId="77777777" w:rsidTr="0059663D">
        <w:tc>
          <w:tcPr>
            <w:tcW w:w="4145" w:type="dxa"/>
          </w:tcPr>
          <w:p w14:paraId="34391FBA" w14:textId="523A2625" w:rsidR="0059663D" w:rsidRDefault="0059663D" w:rsidP="00E80FE8">
            <w:pPr>
              <w:ind w:firstLineChars="0" w:firstLine="0"/>
              <w:rPr>
                <w:rFonts w:ascii="Helvetica" w:hAnsi="Helvetica"/>
                <w:color w:val="222222"/>
              </w:rPr>
            </w:pPr>
            <w:r w:rsidRPr="0038665B">
              <w:t>Application</w:t>
            </w:r>
          </w:p>
        </w:tc>
        <w:tc>
          <w:tcPr>
            <w:tcW w:w="4145" w:type="dxa"/>
          </w:tcPr>
          <w:p w14:paraId="0E82F3CC" w14:textId="0EEB9E15" w:rsidR="0059663D" w:rsidRDefault="0059663D" w:rsidP="00E80FE8">
            <w:pPr>
              <w:ind w:firstLineChars="0" w:firstLine="0"/>
              <w:rPr>
                <w:rFonts w:ascii="Helvetica" w:hAnsi="Helvetica"/>
                <w:color w:val="222222"/>
              </w:rPr>
            </w:pPr>
            <w:r w:rsidRPr="00D5387C">
              <w:rPr>
                <w:rFonts w:ascii="Helvetica" w:hAnsi="Helvetica"/>
                <w:color w:val="222222"/>
              </w:rPr>
              <w:t>启动程序</w:t>
            </w:r>
          </w:p>
        </w:tc>
      </w:tr>
      <w:tr w:rsidR="0059663D" w14:paraId="40B60E3C" w14:textId="77777777" w:rsidTr="0064212A">
        <w:tc>
          <w:tcPr>
            <w:tcW w:w="4145" w:type="dxa"/>
            <w:vAlign w:val="center"/>
          </w:tcPr>
          <w:p w14:paraId="482E2730" w14:textId="6CD7E957" w:rsidR="0059663D" w:rsidRDefault="0059663D" w:rsidP="0064212A">
            <w:pPr>
              <w:ind w:firstLineChars="0" w:firstLine="0"/>
              <w:rPr>
                <w:rFonts w:ascii="Helvetica" w:hAnsi="Helvetica"/>
                <w:color w:val="222222"/>
              </w:rPr>
            </w:pPr>
            <w:proofErr w:type="spellStart"/>
            <w:r w:rsidRPr="0038665B">
              <w:t>init</w:t>
            </w:r>
            <w:proofErr w:type="spellEnd"/>
          </w:p>
        </w:tc>
        <w:tc>
          <w:tcPr>
            <w:tcW w:w="4145" w:type="dxa"/>
          </w:tcPr>
          <w:p w14:paraId="2DA226C5" w14:textId="621D3E26" w:rsidR="0059663D" w:rsidRPr="0038665B" w:rsidRDefault="0059663D" w:rsidP="00E80FE8">
            <w:pPr>
              <w:ind w:firstLineChars="0" w:firstLine="0"/>
              <w:rPr>
                <w:color w:val="222222"/>
              </w:rPr>
            </w:pPr>
            <w:r w:rsidRPr="0038665B">
              <w:rPr>
                <w:color w:val="222222"/>
              </w:rPr>
              <w:t>web</w:t>
            </w:r>
            <w:r w:rsidRPr="0038665B">
              <w:rPr>
                <w:color w:val="222222"/>
              </w:rPr>
              <w:t>初始化操作，比如数据库配置，模板引擎配置</w:t>
            </w:r>
          </w:p>
        </w:tc>
      </w:tr>
      <w:tr w:rsidR="0059663D" w14:paraId="5DEB0A47" w14:textId="77777777" w:rsidTr="0059663D">
        <w:tc>
          <w:tcPr>
            <w:tcW w:w="4145" w:type="dxa"/>
          </w:tcPr>
          <w:p w14:paraId="234CF641" w14:textId="52D9EAC4" w:rsidR="0059663D" w:rsidRPr="0038665B" w:rsidRDefault="0059663D" w:rsidP="00E80FE8">
            <w:pPr>
              <w:ind w:firstLineChars="0" w:firstLine="0"/>
              <w:rPr>
                <w:rFonts w:ascii="Helvetica" w:hAnsi="Helvetica"/>
                <w:color w:val="222222"/>
              </w:rPr>
            </w:pPr>
            <w:r w:rsidRPr="0038665B">
              <w:t>controller</w:t>
            </w:r>
          </w:p>
        </w:tc>
        <w:tc>
          <w:tcPr>
            <w:tcW w:w="4145" w:type="dxa"/>
          </w:tcPr>
          <w:p w14:paraId="5A8FE903" w14:textId="0C0E7188" w:rsidR="0059663D" w:rsidRPr="0038665B" w:rsidRDefault="0059663D" w:rsidP="00E80FE8">
            <w:pPr>
              <w:ind w:firstLineChars="0" w:firstLine="0"/>
              <w:rPr>
                <w:color w:val="222222"/>
              </w:rPr>
            </w:pPr>
            <w:r w:rsidRPr="0038665B">
              <w:rPr>
                <w:color w:val="222222"/>
              </w:rPr>
              <w:t>控制器和路由的存储位置</w:t>
            </w:r>
          </w:p>
        </w:tc>
      </w:tr>
      <w:tr w:rsidR="0059663D" w14:paraId="1DC1076E" w14:textId="77777777" w:rsidTr="0059663D">
        <w:tc>
          <w:tcPr>
            <w:tcW w:w="4145" w:type="dxa"/>
          </w:tcPr>
          <w:p w14:paraId="6C3C6D7F" w14:textId="786E900C" w:rsidR="0059663D" w:rsidRPr="0038665B" w:rsidRDefault="0059663D" w:rsidP="00E80FE8">
            <w:pPr>
              <w:ind w:firstLineChars="0" w:firstLine="0"/>
            </w:pPr>
            <w:r w:rsidRPr="0038665B">
              <w:t>service</w:t>
            </w:r>
          </w:p>
        </w:tc>
        <w:tc>
          <w:tcPr>
            <w:tcW w:w="4145" w:type="dxa"/>
          </w:tcPr>
          <w:p w14:paraId="65418610" w14:textId="20484B21" w:rsidR="0059663D" w:rsidRPr="0038665B" w:rsidRDefault="0059663D" w:rsidP="00E80FE8">
            <w:pPr>
              <w:ind w:firstLineChars="0" w:firstLine="0"/>
              <w:rPr>
                <w:color w:val="222222"/>
              </w:rPr>
            </w:pPr>
            <w:r w:rsidRPr="0038665B">
              <w:rPr>
                <w:color w:val="222222"/>
              </w:rPr>
              <w:t>服务接口和实现</w:t>
            </w:r>
            <w:r w:rsidRPr="0038665B">
              <w:rPr>
                <w:color w:val="222222"/>
              </w:rPr>
              <w:t xml:space="preserve"> (</w:t>
            </w:r>
            <w:r w:rsidRPr="0038665B">
              <w:rPr>
                <w:color w:val="222222"/>
              </w:rPr>
              <w:t>非必需</w:t>
            </w:r>
            <w:r w:rsidRPr="0038665B">
              <w:rPr>
                <w:rFonts w:hint="eastAsia"/>
                <w:color w:val="222222"/>
              </w:rPr>
              <w:t>部分</w:t>
            </w:r>
            <w:r w:rsidRPr="0038665B">
              <w:rPr>
                <w:color w:val="222222"/>
              </w:rPr>
              <w:t>)</w:t>
            </w:r>
          </w:p>
        </w:tc>
      </w:tr>
      <w:tr w:rsidR="0059663D" w14:paraId="7BDA7584" w14:textId="77777777" w:rsidTr="0059663D">
        <w:tc>
          <w:tcPr>
            <w:tcW w:w="4145" w:type="dxa"/>
          </w:tcPr>
          <w:p w14:paraId="0BE8A64C" w14:textId="3022BDCD" w:rsidR="0059663D" w:rsidRPr="0038665B" w:rsidRDefault="0059663D" w:rsidP="00E80FE8">
            <w:pPr>
              <w:ind w:firstLineChars="0" w:firstLine="0"/>
            </w:pPr>
            <w:r w:rsidRPr="0038665B">
              <w:t>interceptor</w:t>
            </w:r>
          </w:p>
        </w:tc>
        <w:tc>
          <w:tcPr>
            <w:tcW w:w="4145" w:type="dxa"/>
          </w:tcPr>
          <w:p w14:paraId="7740611C" w14:textId="6EC7515C" w:rsidR="0059663D" w:rsidRPr="0038665B" w:rsidRDefault="0059663D" w:rsidP="00E80FE8">
            <w:pPr>
              <w:ind w:firstLineChars="0" w:firstLine="0"/>
              <w:rPr>
                <w:color w:val="222222"/>
              </w:rPr>
            </w:pPr>
            <w:r w:rsidRPr="0038665B">
              <w:rPr>
                <w:color w:val="222222"/>
              </w:rPr>
              <w:t>路由拦截</w:t>
            </w:r>
            <w:proofErr w:type="gramStart"/>
            <w:r w:rsidRPr="0038665B">
              <w:rPr>
                <w:color w:val="222222"/>
              </w:rPr>
              <w:t>器所在包</w:t>
            </w:r>
            <w:proofErr w:type="gramEnd"/>
          </w:p>
        </w:tc>
      </w:tr>
    </w:tbl>
    <w:p w14:paraId="676BA864" w14:textId="45977D1A" w:rsidR="003C5F4B" w:rsidRDefault="0064212A" w:rsidP="00C62F01">
      <w:pPr>
        <w:ind w:firstLine="480"/>
        <w:rPr>
          <w:ins w:id="43" w:author="liuchao" w:date="2017-03-30T18:29:00Z"/>
        </w:rPr>
      </w:pPr>
      <w:r>
        <w:rPr>
          <w:rFonts w:hint="eastAsia"/>
        </w:rPr>
        <w:t>而</w:t>
      </w:r>
      <w:r w:rsidR="005E57B4" w:rsidRPr="005E57B4">
        <w:rPr>
          <w:rFonts w:hint="eastAsia"/>
        </w:rPr>
        <w:t>在</w:t>
      </w:r>
      <w:r w:rsidR="00D5387C" w:rsidRPr="005E57B4">
        <w:t>resources</w:t>
      </w:r>
      <w:r w:rsidR="00D5387C" w:rsidRPr="005E57B4">
        <w:t>资源</w:t>
      </w:r>
      <w:r w:rsidR="005E57B4">
        <w:rPr>
          <w:rFonts w:hint="eastAsia"/>
        </w:rPr>
        <w:t>部分各部分参数的意义如</w:t>
      </w:r>
      <w:ins w:id="44" w:author="liuchao" w:date="2017-03-30T18:29:00Z">
        <w:r w:rsidR="00B863DC">
          <w:rPr>
            <w:rFonts w:hint="eastAsia"/>
          </w:rPr>
          <w:t xml:space="preserve"> </w:t>
        </w:r>
        <w:r w:rsidR="00B863DC">
          <w:rPr>
            <w:rFonts w:hint="eastAsia"/>
          </w:rPr>
          <w:t>表</w:t>
        </w:r>
        <w:r w:rsidR="00B863DC">
          <w:rPr>
            <w:rFonts w:hint="eastAsia"/>
          </w:rPr>
          <w:t>2</w:t>
        </w:r>
      </w:ins>
      <w:del w:id="45" w:author="liuchao" w:date="2017-03-30T18:29:00Z">
        <w:r w:rsidR="005E57B4" w:rsidDel="00B863DC">
          <w:rPr>
            <w:rFonts w:hint="eastAsia"/>
          </w:rPr>
          <w:delText>下</w:delText>
        </w:r>
      </w:del>
      <w:r w:rsidR="005E57B4">
        <w:rPr>
          <w:rFonts w:hint="eastAsia"/>
        </w:rPr>
        <w:t>所示</w:t>
      </w:r>
      <w:ins w:id="46" w:author="liuchao" w:date="2017-03-30T18:29:00Z">
        <w:r w:rsidR="00B863DC">
          <w:rPr>
            <w:rFonts w:hint="eastAsia"/>
          </w:rPr>
          <w:t>。</w:t>
        </w:r>
      </w:ins>
      <w:del w:id="47" w:author="liuchao" w:date="2017-03-30T18:29:00Z">
        <w:r w:rsidR="005E57B4" w:rsidDel="00B863DC">
          <w:rPr>
            <w:rFonts w:hint="eastAsia"/>
          </w:rPr>
          <w:delText>：</w:delText>
        </w:r>
      </w:del>
    </w:p>
    <w:p w14:paraId="5FA730F9" w14:textId="6985721E" w:rsidR="00B863DC" w:rsidRDefault="00B863DC" w:rsidP="00B863DC">
      <w:pPr>
        <w:ind w:firstLineChars="0" w:firstLine="0"/>
        <w:jc w:val="center"/>
        <w:rPr>
          <w:rFonts w:hint="eastAsia"/>
        </w:rPr>
        <w:pPrChange w:id="48" w:author="liuchao" w:date="2017-03-30T18:30:00Z">
          <w:pPr>
            <w:ind w:firstLine="480"/>
          </w:pPr>
        </w:pPrChange>
      </w:pPr>
      <w:ins w:id="49" w:author="liuchao" w:date="2017-03-30T18:29:00Z">
        <w:r>
          <w:rPr>
            <w:rFonts w:hint="eastAsia"/>
          </w:rPr>
          <w:t>表</w:t>
        </w:r>
        <w:r>
          <w:rPr>
            <w:rFonts w:hint="eastAsia"/>
          </w:rPr>
          <w:t>2</w:t>
        </w:r>
      </w:ins>
      <w:ins w:id="50" w:author="liuchao" w:date="2017-03-30T18:30:00Z">
        <w:r>
          <w:t xml:space="preserve"> …</w:t>
        </w:r>
      </w:ins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AB0824" w14:paraId="10E01E51" w14:textId="77777777" w:rsidTr="00AB0824">
        <w:tc>
          <w:tcPr>
            <w:tcW w:w="4145" w:type="dxa"/>
          </w:tcPr>
          <w:p w14:paraId="21BF3623" w14:textId="16DF87D4" w:rsidR="00AB0824" w:rsidRDefault="00AB0824" w:rsidP="00C62F01">
            <w:pPr>
              <w:ind w:firstLineChars="0" w:firstLine="0"/>
            </w:pPr>
            <w:r>
              <w:rPr>
                <w:rFonts w:hint="eastAsia"/>
              </w:rPr>
              <w:t>路径</w:t>
            </w:r>
          </w:p>
        </w:tc>
        <w:tc>
          <w:tcPr>
            <w:tcW w:w="4145" w:type="dxa"/>
          </w:tcPr>
          <w:p w14:paraId="3F8C9FED" w14:textId="186A8AC3" w:rsidR="00AB0824" w:rsidRDefault="00AB0824" w:rsidP="00C62F01">
            <w:pPr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AB0824" w14:paraId="36AA6931" w14:textId="77777777" w:rsidTr="00AB0824">
        <w:tc>
          <w:tcPr>
            <w:tcW w:w="4145" w:type="dxa"/>
          </w:tcPr>
          <w:p w14:paraId="00F7CD64" w14:textId="0AD83CA5" w:rsidR="00AB0824" w:rsidRPr="00D17A60" w:rsidRDefault="00AB0824" w:rsidP="00C62F01">
            <w:pPr>
              <w:ind w:firstLineChars="0" w:firstLine="0"/>
            </w:pPr>
            <w:proofErr w:type="spellStart"/>
            <w:r w:rsidRPr="00D17A60">
              <w:rPr>
                <w:bCs/>
                <w:color w:val="505050"/>
              </w:rPr>
              <w:t>app.properties</w:t>
            </w:r>
            <w:proofErr w:type="spellEnd"/>
          </w:p>
        </w:tc>
        <w:tc>
          <w:tcPr>
            <w:tcW w:w="4145" w:type="dxa"/>
          </w:tcPr>
          <w:p w14:paraId="3D8F1F23" w14:textId="66D4FED6" w:rsidR="00AB0824" w:rsidRDefault="00AB0824" w:rsidP="00C62F01">
            <w:pPr>
              <w:ind w:firstLineChars="0" w:firstLine="0"/>
            </w:pPr>
            <w:r w:rsidRPr="00D5387C">
              <w:t>程序主配置文件</w:t>
            </w:r>
            <w:r w:rsidRPr="00D5387C">
              <w:t>(</w:t>
            </w:r>
            <w:r w:rsidRPr="00D5387C">
              <w:t>非必需</w:t>
            </w:r>
            <w:r>
              <w:rPr>
                <w:rFonts w:hint="eastAsia"/>
              </w:rPr>
              <w:t>部分</w:t>
            </w:r>
            <w:r w:rsidRPr="00D5387C">
              <w:t>)</w:t>
            </w:r>
          </w:p>
        </w:tc>
      </w:tr>
      <w:tr w:rsidR="00AB0824" w14:paraId="5D68438C" w14:textId="77777777" w:rsidTr="00AB0824">
        <w:tc>
          <w:tcPr>
            <w:tcW w:w="4145" w:type="dxa"/>
          </w:tcPr>
          <w:p w14:paraId="42925C2F" w14:textId="3D12DE93" w:rsidR="00AB0824" w:rsidRPr="00D17A60" w:rsidRDefault="00AB0824" w:rsidP="00C62F01">
            <w:pPr>
              <w:ind w:firstLineChars="0" w:firstLine="0"/>
            </w:pPr>
            <w:r w:rsidRPr="00D17A60">
              <w:rPr>
                <w:bCs/>
                <w:color w:val="505050"/>
              </w:rPr>
              <w:t>static</w:t>
            </w:r>
          </w:p>
        </w:tc>
        <w:tc>
          <w:tcPr>
            <w:tcW w:w="4145" w:type="dxa"/>
          </w:tcPr>
          <w:p w14:paraId="03E759AF" w14:textId="623E4729" w:rsidR="00AB0824" w:rsidRDefault="00AB0824" w:rsidP="00C62F01">
            <w:pPr>
              <w:ind w:firstLineChars="0" w:firstLine="0"/>
            </w:pPr>
            <w:r w:rsidRPr="00D5387C">
              <w:t>静态资源存放文件夹</w:t>
            </w:r>
          </w:p>
        </w:tc>
      </w:tr>
      <w:tr w:rsidR="00AB0824" w14:paraId="6B7DF1E8" w14:textId="77777777" w:rsidTr="00AB0824">
        <w:tc>
          <w:tcPr>
            <w:tcW w:w="4145" w:type="dxa"/>
          </w:tcPr>
          <w:p w14:paraId="03F43BD0" w14:textId="19C7F698" w:rsidR="00AB0824" w:rsidRPr="00D17A60" w:rsidRDefault="00AB0824" w:rsidP="00C62F01">
            <w:pPr>
              <w:ind w:firstLineChars="0" w:firstLine="0"/>
            </w:pPr>
            <w:r w:rsidRPr="00D17A60">
              <w:rPr>
                <w:bCs/>
                <w:color w:val="505050"/>
              </w:rPr>
              <w:lastRenderedPageBreak/>
              <w:t>templates</w:t>
            </w:r>
          </w:p>
        </w:tc>
        <w:tc>
          <w:tcPr>
            <w:tcW w:w="4145" w:type="dxa"/>
          </w:tcPr>
          <w:p w14:paraId="4BA747E5" w14:textId="1FF3559A" w:rsidR="00AB0824" w:rsidRDefault="00AB0824" w:rsidP="00C62F01">
            <w:pPr>
              <w:ind w:firstLineChars="0" w:firstLine="0"/>
            </w:pPr>
            <w:r w:rsidRPr="00D5387C">
              <w:t>模板文件存放文件夹</w:t>
            </w:r>
          </w:p>
        </w:tc>
      </w:tr>
    </w:tbl>
    <w:p w14:paraId="057A5825" w14:textId="1933CAC1" w:rsidR="00973056" w:rsidRDefault="00973056" w:rsidP="00A331FE">
      <w:pPr>
        <w:pStyle w:val="3"/>
        <w:ind w:firstLine="482"/>
      </w:pPr>
      <w:bookmarkStart w:id="51" w:name="_Toc478140209"/>
      <w:r>
        <w:rPr>
          <w:rFonts w:hint="eastAsia"/>
        </w:rPr>
        <w:t xml:space="preserve">2.3 </w:t>
      </w:r>
      <w:r>
        <w:rPr>
          <w:rFonts w:hint="eastAsia"/>
        </w:rPr>
        <w:t>假设和约束</w:t>
      </w:r>
      <w:bookmarkEnd w:id="51"/>
    </w:p>
    <w:p w14:paraId="559CC426" w14:textId="2C2FA7C0" w:rsidR="004E3C20" w:rsidRPr="004E3C20" w:rsidRDefault="004E3C20" w:rsidP="004E3C20">
      <w:pPr>
        <w:ind w:firstLine="480"/>
      </w:pPr>
      <w:r>
        <w:rPr>
          <w:rFonts w:hint="eastAsia"/>
        </w:rPr>
        <w:t>为了保证</w:t>
      </w:r>
      <w:r>
        <w:rPr>
          <w:rFonts w:hint="eastAsia"/>
        </w:rPr>
        <w:t>Blade</w:t>
      </w:r>
      <w:r>
        <w:rPr>
          <w:rFonts w:hint="eastAsia"/>
        </w:rPr>
        <w:t>框架的正常运行或发布，对其运行环境和过程做如下假设和约束</w:t>
      </w:r>
      <w:r w:rsidR="00C0320F">
        <w:rPr>
          <w:rFonts w:hint="eastAsia"/>
        </w:rPr>
        <w:t>。</w:t>
      </w:r>
    </w:p>
    <w:p w14:paraId="675AE3AE" w14:textId="25C13553" w:rsidR="002825F6" w:rsidRDefault="00A331FE" w:rsidP="00A331FE">
      <w:pPr>
        <w:ind w:firstLine="480"/>
      </w:pPr>
      <w:commentRangeStart w:id="52"/>
      <w:r>
        <w:rPr>
          <w:rFonts w:hint="eastAsia"/>
        </w:rPr>
        <w:t>1</w:t>
      </w:r>
      <w:r>
        <w:rPr>
          <w:rFonts w:hint="eastAsia"/>
        </w:rPr>
        <w:t>）</w:t>
      </w:r>
      <w:r w:rsidR="002825F6">
        <w:rPr>
          <w:rFonts w:hint="eastAsia"/>
        </w:rPr>
        <w:t>在程序运行时，限制同时访问量，以保证程序安全稳定运行。</w:t>
      </w:r>
      <w:commentRangeEnd w:id="52"/>
      <w:r w:rsidR="005742F5">
        <w:rPr>
          <w:rStyle w:val="af0"/>
        </w:rPr>
        <w:commentReference w:id="52"/>
      </w:r>
    </w:p>
    <w:p w14:paraId="7EE7D8B7" w14:textId="057F814E" w:rsidR="00782D8D" w:rsidRPr="002825F6" w:rsidRDefault="00A331FE" w:rsidP="00A331FE">
      <w:pPr>
        <w:ind w:firstLine="480"/>
      </w:pPr>
      <w:commentRangeStart w:id="53"/>
      <w:r>
        <w:rPr>
          <w:rFonts w:hint="eastAsia"/>
        </w:rPr>
        <w:t>2</w:t>
      </w:r>
      <w:r>
        <w:rPr>
          <w:rFonts w:hint="eastAsia"/>
        </w:rPr>
        <w:t>）</w:t>
      </w:r>
      <w:r w:rsidR="00782D8D">
        <w:rPr>
          <w:rFonts w:hint="eastAsia"/>
        </w:rPr>
        <w:t>在程序运行的过程中，如遇突发事件时，如断电、断网，要保证操作的一致性。</w:t>
      </w:r>
      <w:commentRangeEnd w:id="53"/>
      <w:r w:rsidR="00B863DC">
        <w:rPr>
          <w:rStyle w:val="af0"/>
        </w:rPr>
        <w:commentReference w:id="53"/>
      </w:r>
    </w:p>
    <w:p w14:paraId="41942F80" w14:textId="2B99FAB7" w:rsidR="00973056" w:rsidRDefault="00973056" w:rsidP="004462D0">
      <w:pPr>
        <w:pStyle w:val="2"/>
      </w:pPr>
      <w:bookmarkStart w:id="54" w:name="_Toc478140210"/>
      <w:r>
        <w:rPr>
          <w:rFonts w:hint="eastAsia"/>
        </w:rPr>
        <w:t xml:space="preserve">3 </w:t>
      </w:r>
      <w:r>
        <w:rPr>
          <w:rFonts w:hint="eastAsia"/>
        </w:rPr>
        <w:t>详细需求</w:t>
      </w:r>
      <w:bookmarkEnd w:id="54"/>
    </w:p>
    <w:p w14:paraId="6CEF13D8" w14:textId="49B56035" w:rsidR="00973056" w:rsidRDefault="00973056" w:rsidP="004462D0">
      <w:pPr>
        <w:pStyle w:val="3"/>
        <w:ind w:firstLine="482"/>
      </w:pPr>
      <w:bookmarkStart w:id="55" w:name="_Toc478140211"/>
      <w:commentRangeStart w:id="56"/>
      <w:r>
        <w:rPr>
          <w:rFonts w:hint="eastAsia"/>
        </w:rPr>
        <w:t xml:space="preserve">3.1 </w:t>
      </w:r>
      <w:r>
        <w:rPr>
          <w:rFonts w:hint="eastAsia"/>
        </w:rPr>
        <w:t>功能需求</w:t>
      </w:r>
      <w:bookmarkEnd w:id="55"/>
      <w:commentRangeEnd w:id="56"/>
      <w:r w:rsidR="005742F5">
        <w:rPr>
          <w:rStyle w:val="af0"/>
          <w:b w:val="0"/>
          <w:bCs w:val="0"/>
        </w:rPr>
        <w:commentReference w:id="56"/>
      </w:r>
    </w:p>
    <w:p w14:paraId="599ED485" w14:textId="0C0EFB13" w:rsidR="001C10BE" w:rsidRPr="00481991" w:rsidRDefault="00E80FE8" w:rsidP="002C2F4F">
      <w:pPr>
        <w:ind w:firstLine="482"/>
        <w:rPr>
          <w:b/>
        </w:rPr>
      </w:pPr>
      <w:r w:rsidRPr="00665039">
        <w:rPr>
          <w:rFonts w:hint="eastAsia"/>
          <w:b/>
        </w:rPr>
        <w:t>1</w:t>
      </w:r>
      <w:r w:rsidRPr="00665039">
        <w:rPr>
          <w:rFonts w:hint="eastAsia"/>
          <w:b/>
        </w:rPr>
        <w:t>）</w:t>
      </w:r>
      <w:bookmarkStart w:id="57" w:name="OLE_LINK21"/>
      <w:bookmarkStart w:id="58" w:name="OLE_LINK22"/>
      <w:r w:rsidR="001C10BE" w:rsidRPr="00665039">
        <w:rPr>
          <w:rFonts w:hint="eastAsia"/>
          <w:b/>
        </w:rPr>
        <w:t>IOC</w:t>
      </w:r>
      <w:r w:rsidR="00044B11">
        <w:rPr>
          <w:rFonts w:hint="eastAsia"/>
          <w:b/>
        </w:rPr>
        <w:t>功能</w:t>
      </w:r>
      <w:bookmarkEnd w:id="57"/>
      <w:bookmarkEnd w:id="58"/>
    </w:p>
    <w:p w14:paraId="5A2F8316" w14:textId="1F787788" w:rsidR="001C10BE" w:rsidRDefault="00481991" w:rsidP="002C2F4F">
      <w:pPr>
        <w:ind w:firstLine="480"/>
        <w:rPr>
          <w:shd w:val="clear" w:color="auto" w:fill="FFFFFF"/>
        </w:rPr>
      </w:pPr>
      <w:proofErr w:type="spellStart"/>
      <w:r>
        <w:rPr>
          <w:rFonts w:hint="eastAsia"/>
          <w:shd w:val="clear" w:color="auto" w:fill="FFFFFF"/>
        </w:rPr>
        <w:t>IoC</w:t>
      </w:r>
      <w:proofErr w:type="spellEnd"/>
      <w:r w:rsidR="00216CE0">
        <w:rPr>
          <w:rFonts w:hint="eastAsia"/>
          <w:shd w:val="clear" w:color="auto" w:fill="FFFFFF"/>
        </w:rPr>
        <w:t>容器</w:t>
      </w:r>
      <w:r>
        <w:rPr>
          <w:rFonts w:hint="eastAsia"/>
          <w:shd w:val="clear" w:color="auto" w:fill="FFFFFF"/>
        </w:rPr>
        <w:t>是</w:t>
      </w:r>
      <w:r>
        <w:rPr>
          <w:rFonts w:hint="eastAsia"/>
          <w:shd w:val="clear" w:color="auto" w:fill="FFFFFF"/>
        </w:rPr>
        <w:t>Blade</w:t>
      </w:r>
      <w:r>
        <w:rPr>
          <w:rFonts w:hint="eastAsia"/>
          <w:shd w:val="clear" w:color="auto" w:fill="FFFFFF"/>
        </w:rPr>
        <w:t>的核心功能模块。</w:t>
      </w:r>
      <w:proofErr w:type="spellStart"/>
      <w:r w:rsidR="001C10BE">
        <w:rPr>
          <w:shd w:val="clear" w:color="auto" w:fill="FFFFFF"/>
        </w:rPr>
        <w:t>IoC</w:t>
      </w:r>
      <w:proofErr w:type="spellEnd"/>
      <w:r w:rsidR="001C10BE">
        <w:rPr>
          <w:shd w:val="clear" w:color="auto" w:fill="FFFFFF"/>
        </w:rPr>
        <w:t xml:space="preserve"> </w:t>
      </w:r>
      <w:r w:rsidR="001C10BE">
        <w:rPr>
          <w:shd w:val="clear" w:color="auto" w:fill="FFFFFF"/>
        </w:rPr>
        <w:t>不</w:t>
      </w:r>
      <w:ins w:id="59" w:author="liuchao" w:date="2017-03-30T18:32:00Z">
        <w:r w:rsidR="005742F5">
          <w:rPr>
            <w:rFonts w:hint="eastAsia"/>
            <w:shd w:val="clear" w:color="auto" w:fill="FFFFFF"/>
          </w:rPr>
          <w:t>仅</w:t>
        </w:r>
      </w:ins>
      <w:r w:rsidR="001C10BE">
        <w:rPr>
          <w:shd w:val="clear" w:color="auto" w:fill="FFFFFF"/>
        </w:rPr>
        <w:t>是一种技术，</w:t>
      </w:r>
      <w:ins w:id="60" w:author="liuchao" w:date="2017-03-30T18:32:00Z">
        <w:r w:rsidR="005742F5">
          <w:rPr>
            <w:rFonts w:hint="eastAsia"/>
            <w:shd w:val="clear" w:color="auto" w:fill="FFFFFF"/>
          </w:rPr>
          <w:t>更</w:t>
        </w:r>
      </w:ins>
      <w:del w:id="61" w:author="liuchao" w:date="2017-03-30T18:32:00Z">
        <w:r w:rsidR="001C10BE" w:rsidDel="005742F5">
          <w:rPr>
            <w:shd w:val="clear" w:color="auto" w:fill="FFFFFF"/>
          </w:rPr>
          <w:delText>只</w:delText>
        </w:r>
      </w:del>
      <w:r w:rsidR="001C10BE">
        <w:rPr>
          <w:shd w:val="clear" w:color="auto" w:fill="FFFFFF"/>
        </w:rPr>
        <w:t>是一种思想，一个重要的面向对象编程的法则，它能指导我们如何</w:t>
      </w:r>
      <w:proofErr w:type="gramStart"/>
      <w:r w:rsidR="001C10BE">
        <w:rPr>
          <w:shd w:val="clear" w:color="auto" w:fill="FFFFFF"/>
        </w:rPr>
        <w:t>设计出松耦合</w:t>
      </w:r>
      <w:proofErr w:type="gramEnd"/>
      <w:r w:rsidR="001C10BE">
        <w:rPr>
          <w:shd w:val="clear" w:color="auto" w:fill="FFFFFF"/>
        </w:rPr>
        <w:t>、更优良的程序。传统应用程序都是由我们在</w:t>
      </w:r>
      <w:proofErr w:type="gramStart"/>
      <w:r w:rsidR="001C10BE">
        <w:rPr>
          <w:shd w:val="clear" w:color="auto" w:fill="FFFFFF"/>
        </w:rPr>
        <w:t>类内部</w:t>
      </w:r>
      <w:proofErr w:type="gramEnd"/>
      <w:r w:rsidR="001C10BE">
        <w:rPr>
          <w:shd w:val="clear" w:color="auto" w:fill="FFFFFF"/>
        </w:rPr>
        <w:t>主动创建依赖对象，从而导致类与类之间高耦合，难于测试；有了</w:t>
      </w:r>
      <w:proofErr w:type="spellStart"/>
      <w:r w:rsidR="001C10BE">
        <w:rPr>
          <w:shd w:val="clear" w:color="auto" w:fill="FFFFFF"/>
        </w:rPr>
        <w:t>IoC</w:t>
      </w:r>
      <w:proofErr w:type="spellEnd"/>
      <w:r w:rsidR="001C10BE">
        <w:rPr>
          <w:shd w:val="clear" w:color="auto" w:fill="FFFFFF"/>
        </w:rPr>
        <w:t>容器后，把创建和查找依赖对象的控制权交给了容器，由容器进行注入组合对象，所以对象与对象之间是</w:t>
      </w:r>
      <w:r w:rsidR="001C10BE">
        <w:rPr>
          <w:shd w:val="clear" w:color="auto" w:fill="FFFFFF"/>
        </w:rPr>
        <w:t xml:space="preserve"> </w:t>
      </w:r>
      <w:r w:rsidR="001C10BE">
        <w:rPr>
          <w:shd w:val="clear" w:color="auto" w:fill="FFFFFF"/>
        </w:rPr>
        <w:t>松散耦合，这样也方便测试，利于功能复用，更重要的是使得程序的整个体系结构变得非常灵活</w:t>
      </w:r>
      <w:r w:rsidR="001C10BE">
        <w:rPr>
          <w:rFonts w:hint="eastAsia"/>
          <w:shd w:val="clear" w:color="auto" w:fill="FFFFFF"/>
        </w:rPr>
        <w:t>。</w:t>
      </w:r>
    </w:p>
    <w:p w14:paraId="7F1DFC89" w14:textId="55D09CE7" w:rsidR="001C10BE" w:rsidRDefault="001C10BE" w:rsidP="002C2F4F">
      <w:pPr>
        <w:ind w:firstLine="480"/>
      </w:pPr>
      <w:proofErr w:type="spellStart"/>
      <w:r>
        <w:rPr>
          <w:shd w:val="clear" w:color="auto" w:fill="FFFFFF"/>
        </w:rPr>
        <w:t>IoC</w:t>
      </w:r>
      <w:proofErr w:type="spellEnd"/>
      <w:r w:rsidR="00F57AA8">
        <w:rPr>
          <w:shd w:val="clear" w:color="auto" w:fill="FFFFFF"/>
        </w:rPr>
        <w:t>很好</w:t>
      </w:r>
      <w:ins w:id="62" w:author="liuchao" w:date="2017-03-30T18:32:00Z">
        <w:r w:rsidR="005742F5">
          <w:rPr>
            <w:rFonts w:hint="eastAsia"/>
            <w:shd w:val="clear" w:color="auto" w:fill="FFFFFF"/>
          </w:rPr>
          <w:t>地</w:t>
        </w:r>
      </w:ins>
      <w:del w:id="63" w:author="liuchao" w:date="2017-03-30T18:32:00Z">
        <w:r w:rsidR="00F57AA8" w:rsidDel="005742F5">
          <w:rPr>
            <w:shd w:val="clear" w:color="auto" w:fill="FFFFFF"/>
          </w:rPr>
          <w:delText>的</w:delText>
        </w:r>
      </w:del>
      <w:r w:rsidR="00F57AA8">
        <w:rPr>
          <w:shd w:val="clear" w:color="auto" w:fill="FFFFFF"/>
        </w:rPr>
        <w:t>体现了面向对象设计法则</w:t>
      </w:r>
      <w:r w:rsidR="00F57AA8">
        <w:rPr>
          <w:rFonts w:hint="eastAsia"/>
          <w:shd w:val="clear" w:color="auto" w:fill="FFFFFF"/>
        </w:rPr>
        <w:t>中的</w:t>
      </w:r>
      <w:r>
        <w:rPr>
          <w:shd w:val="clear" w:color="auto" w:fill="FFFFFF"/>
        </w:rPr>
        <w:t>好莱坞法则：</w:t>
      </w:r>
      <w:r>
        <w:rPr>
          <w:shd w:val="clear" w:color="auto" w:fill="FFFFFF"/>
        </w:rPr>
        <w:t>“</w:t>
      </w:r>
      <w:r>
        <w:rPr>
          <w:shd w:val="clear" w:color="auto" w:fill="FFFFFF"/>
        </w:rPr>
        <w:t>别找我们，我们找你</w:t>
      </w:r>
      <w:r>
        <w:rPr>
          <w:shd w:val="clear" w:color="auto" w:fill="FFFFFF"/>
        </w:rPr>
        <w:t>”</w:t>
      </w:r>
      <w:r w:rsidR="0030604E">
        <w:rPr>
          <w:shd w:val="clear" w:color="auto" w:fill="FFFFFF"/>
        </w:rPr>
        <w:t>。</w:t>
      </w:r>
      <w:r>
        <w:rPr>
          <w:shd w:val="clear" w:color="auto" w:fill="FFFFFF"/>
        </w:rPr>
        <w:t>即由</w:t>
      </w:r>
      <w:proofErr w:type="spellStart"/>
      <w:r>
        <w:rPr>
          <w:shd w:val="clear" w:color="auto" w:fill="FFFFFF"/>
        </w:rPr>
        <w:t>IoC</w:t>
      </w:r>
      <w:proofErr w:type="spellEnd"/>
      <w:r>
        <w:rPr>
          <w:shd w:val="clear" w:color="auto" w:fill="FFFFFF"/>
        </w:rPr>
        <w:t>容器</w:t>
      </w:r>
      <w:proofErr w:type="gramStart"/>
      <w:r>
        <w:rPr>
          <w:shd w:val="clear" w:color="auto" w:fill="FFFFFF"/>
        </w:rPr>
        <w:t>帮对象找相应</w:t>
      </w:r>
      <w:proofErr w:type="gramEnd"/>
      <w:r>
        <w:rPr>
          <w:shd w:val="clear" w:color="auto" w:fill="FFFFFF"/>
        </w:rPr>
        <w:t>的依赖对象并注入，而不是由对象主动去找。</w:t>
      </w:r>
      <w:r>
        <w:rPr>
          <w:rFonts w:hint="eastAsia"/>
        </w:rPr>
        <w:t>通过</w:t>
      </w:r>
      <w:r>
        <w:rPr>
          <w:rFonts w:hint="eastAsia"/>
        </w:rPr>
        <w:t>I</w:t>
      </w:r>
      <w:r>
        <w:t>OC</w:t>
      </w:r>
      <w:r>
        <w:rPr>
          <w:rFonts w:hint="eastAsia"/>
        </w:rPr>
        <w:t>部分的实现，实现依赖注入功能，简化代码的编写，在编写程序时，能更好的运用面向对象的法则。</w:t>
      </w:r>
    </w:p>
    <w:p w14:paraId="45AC91E7" w14:textId="297A8716" w:rsidR="001C10BE" w:rsidRPr="00665039" w:rsidRDefault="00665039" w:rsidP="001C10BE">
      <w:pPr>
        <w:ind w:firstLine="482"/>
        <w:rPr>
          <w:b/>
        </w:rPr>
      </w:pPr>
      <w:r w:rsidRPr="00665039">
        <w:rPr>
          <w:rFonts w:hint="eastAsia"/>
          <w:b/>
        </w:rPr>
        <w:t>2</w:t>
      </w:r>
      <w:r w:rsidRPr="00665039">
        <w:rPr>
          <w:rFonts w:hint="eastAsia"/>
          <w:b/>
        </w:rPr>
        <w:t>）</w:t>
      </w:r>
      <w:bookmarkStart w:id="64" w:name="OLE_LINK23"/>
      <w:bookmarkStart w:id="65" w:name="OLE_LINK24"/>
      <w:r w:rsidR="001C10BE" w:rsidRPr="00665039">
        <w:rPr>
          <w:rFonts w:hint="eastAsia"/>
          <w:b/>
        </w:rPr>
        <w:t>配置</w:t>
      </w:r>
      <w:r w:rsidR="00C034EC">
        <w:rPr>
          <w:rFonts w:hint="eastAsia"/>
          <w:b/>
        </w:rPr>
        <w:t>管理功能</w:t>
      </w:r>
      <w:bookmarkEnd w:id="64"/>
      <w:bookmarkEnd w:id="65"/>
    </w:p>
    <w:p w14:paraId="3E8CF23B" w14:textId="78A3D4F6" w:rsidR="001C10BE" w:rsidRDefault="001C10BE" w:rsidP="009319A9">
      <w:pPr>
        <w:ind w:firstLine="480"/>
      </w:pPr>
      <w:r>
        <w:t>Blade</w:t>
      </w:r>
      <w:r>
        <w:rPr>
          <w:rFonts w:hint="eastAsia"/>
        </w:rPr>
        <w:t>框架的一切功能实现的前提就是配置，任何功能在实现之前都需要加载配置文件，配置文件</w:t>
      </w:r>
      <w:commentRangeStart w:id="66"/>
      <w:r>
        <w:rPr>
          <w:rFonts w:hint="eastAsia"/>
        </w:rPr>
        <w:t>完成了</w:t>
      </w:r>
      <w:commentRangeEnd w:id="66"/>
      <w:r w:rsidR="005742F5">
        <w:rPr>
          <w:rStyle w:val="af0"/>
        </w:rPr>
        <w:commentReference w:id="66"/>
      </w:r>
      <w:r>
        <w:rPr>
          <w:rFonts w:hint="eastAsia"/>
        </w:rPr>
        <w:t>blade</w:t>
      </w:r>
      <w:r>
        <w:rPr>
          <w:rFonts w:hint="eastAsia"/>
        </w:rPr>
        <w:t>框架在运行时将自动</w:t>
      </w:r>
      <w:proofErr w:type="gramStart"/>
      <w:r>
        <w:rPr>
          <w:rFonts w:hint="eastAsia"/>
        </w:rPr>
        <w:t>加载写</w:t>
      </w:r>
      <w:proofErr w:type="gramEnd"/>
      <w:r>
        <w:rPr>
          <w:rFonts w:hint="eastAsia"/>
        </w:rPr>
        <w:t>好的配置文件，通过配置文件的加载，</w:t>
      </w:r>
      <w:r w:rsidR="008B4E43">
        <w:rPr>
          <w:rFonts w:hint="eastAsia"/>
        </w:rPr>
        <w:t>blade</w:t>
      </w:r>
      <w:r w:rsidR="008B4E43">
        <w:rPr>
          <w:rFonts w:hint="eastAsia"/>
        </w:rPr>
        <w:t>系统</w:t>
      </w:r>
      <w:r>
        <w:rPr>
          <w:rFonts w:hint="eastAsia"/>
        </w:rPr>
        <w:t>可以</w:t>
      </w:r>
      <w:r w:rsidR="008B4E43">
        <w:rPr>
          <w:rFonts w:hint="eastAsia"/>
        </w:rPr>
        <w:t>完成以下功能：</w:t>
      </w:r>
    </w:p>
    <w:p w14:paraId="6A88CAE8" w14:textId="3C68ED92" w:rsidR="008B4E43" w:rsidRDefault="005232DE" w:rsidP="005232DE">
      <w:pPr>
        <w:ind w:firstLine="480"/>
      </w:pPr>
      <w:r>
        <w:rPr>
          <w:rFonts w:hint="eastAsia"/>
        </w:rPr>
        <w:t>a</w:t>
      </w:r>
      <w:r>
        <w:rPr>
          <w:rFonts w:hint="eastAsia"/>
        </w:rPr>
        <w:t>）</w:t>
      </w:r>
      <w:r w:rsidR="008B4E43">
        <w:rPr>
          <w:rFonts w:hint="eastAsia"/>
        </w:rPr>
        <w:t>获取</w:t>
      </w:r>
      <w:r w:rsidR="00A05103">
        <w:rPr>
          <w:rFonts w:hint="eastAsia"/>
        </w:rPr>
        <w:t>404</w:t>
      </w:r>
      <w:r w:rsidR="00A05103">
        <w:rPr>
          <w:rFonts w:hint="eastAsia"/>
        </w:rPr>
        <w:t>，</w:t>
      </w:r>
      <w:r w:rsidR="008B4E43">
        <w:rPr>
          <w:rFonts w:hint="eastAsia"/>
        </w:rPr>
        <w:t>500</w:t>
      </w:r>
      <w:r w:rsidR="008B4E43">
        <w:rPr>
          <w:rFonts w:hint="eastAsia"/>
        </w:rPr>
        <w:t>界面。</w:t>
      </w:r>
    </w:p>
    <w:p w14:paraId="44A5DE0D" w14:textId="32CF6BA5" w:rsidR="008B4E43" w:rsidRDefault="005232DE" w:rsidP="005232DE">
      <w:pPr>
        <w:ind w:firstLine="480"/>
      </w:pPr>
      <w:r>
        <w:rPr>
          <w:rFonts w:hint="eastAsia"/>
        </w:rPr>
        <w:t>b</w:t>
      </w:r>
      <w:r>
        <w:rPr>
          <w:rFonts w:hint="eastAsia"/>
        </w:rPr>
        <w:t>）</w:t>
      </w:r>
      <w:r w:rsidR="008B4E43">
        <w:rPr>
          <w:rFonts w:hint="eastAsia"/>
        </w:rPr>
        <w:t>获取默认字符编码。</w:t>
      </w:r>
    </w:p>
    <w:p w14:paraId="7BC296C2" w14:textId="3C2599A7" w:rsidR="008B4E43" w:rsidRDefault="005232DE" w:rsidP="005232DE">
      <w:pPr>
        <w:ind w:firstLine="480"/>
      </w:pPr>
      <w:r>
        <w:rPr>
          <w:rFonts w:hint="eastAsia"/>
        </w:rPr>
        <w:t>c</w:t>
      </w:r>
      <w:r>
        <w:rPr>
          <w:rFonts w:hint="eastAsia"/>
        </w:rPr>
        <w:t>）</w:t>
      </w:r>
      <w:r w:rsidR="008B4E43">
        <w:rPr>
          <w:rFonts w:hint="eastAsia"/>
        </w:rPr>
        <w:t>设置开发者模式、</w:t>
      </w:r>
    </w:p>
    <w:p w14:paraId="42529F13" w14:textId="23B399F2" w:rsidR="008B4E43" w:rsidRDefault="005232DE" w:rsidP="005232DE">
      <w:pPr>
        <w:ind w:firstLine="480"/>
      </w:pPr>
      <w:r>
        <w:rPr>
          <w:rFonts w:hint="eastAsia"/>
        </w:rPr>
        <w:t>d</w:t>
      </w:r>
      <w:r>
        <w:rPr>
          <w:rFonts w:hint="eastAsia"/>
        </w:rPr>
        <w:t>）</w:t>
      </w:r>
      <w:r w:rsidR="008B4E43">
        <w:rPr>
          <w:rFonts w:hint="eastAsia"/>
        </w:rPr>
        <w:t>获取静态文件资源</w:t>
      </w:r>
    </w:p>
    <w:p w14:paraId="29BD0E08" w14:textId="492175DE" w:rsidR="008B4E43" w:rsidRDefault="005232DE" w:rsidP="005232DE">
      <w:pPr>
        <w:ind w:firstLine="480"/>
      </w:pPr>
      <w:r>
        <w:rPr>
          <w:rFonts w:hint="eastAsia"/>
        </w:rPr>
        <w:t>e</w:t>
      </w:r>
      <w:r>
        <w:rPr>
          <w:rFonts w:hint="eastAsia"/>
        </w:rPr>
        <w:t>）</w:t>
      </w:r>
      <w:r w:rsidR="008B4E43">
        <w:rPr>
          <w:rFonts w:hint="eastAsia"/>
        </w:rPr>
        <w:t>获取</w:t>
      </w:r>
      <w:r w:rsidR="008B4E43">
        <w:rPr>
          <w:rFonts w:hint="eastAsia"/>
        </w:rPr>
        <w:t>Port</w:t>
      </w:r>
      <w:r w:rsidR="008B4E43">
        <w:rPr>
          <w:rFonts w:hint="eastAsia"/>
        </w:rPr>
        <w:t>并对</w:t>
      </w:r>
      <w:r w:rsidR="008B4E43">
        <w:rPr>
          <w:rFonts w:hint="eastAsia"/>
        </w:rPr>
        <w:t>port</w:t>
      </w:r>
      <w:r w:rsidR="008B4E43">
        <w:rPr>
          <w:rFonts w:hint="eastAsia"/>
        </w:rPr>
        <w:t>进行监听</w:t>
      </w:r>
    </w:p>
    <w:p w14:paraId="74DA509F" w14:textId="1A4E4E60" w:rsidR="008B4E43" w:rsidRDefault="005232DE" w:rsidP="005232DE">
      <w:pPr>
        <w:ind w:firstLine="480"/>
      </w:pPr>
      <w:r>
        <w:rPr>
          <w:rFonts w:hint="eastAsia"/>
        </w:rPr>
        <w:t>f</w:t>
      </w:r>
      <w:r>
        <w:rPr>
          <w:rFonts w:hint="eastAsia"/>
        </w:rPr>
        <w:t>）</w:t>
      </w:r>
      <w:r w:rsidR="008B4E43">
        <w:rPr>
          <w:rFonts w:hint="eastAsia"/>
        </w:rPr>
        <w:t>将获取到的静态资源添加到静态资源文件夹</w:t>
      </w:r>
    </w:p>
    <w:p w14:paraId="72EDC773" w14:textId="1B64195E" w:rsidR="008B4E43" w:rsidRPr="00B344ED" w:rsidRDefault="00B344ED" w:rsidP="00B344ED">
      <w:pPr>
        <w:ind w:firstLine="482"/>
        <w:rPr>
          <w:b/>
        </w:rPr>
      </w:pPr>
      <w:r w:rsidRPr="00B344ED">
        <w:rPr>
          <w:rFonts w:hint="eastAsia"/>
          <w:b/>
        </w:rPr>
        <w:t>3</w:t>
      </w:r>
      <w:r w:rsidRPr="00B344ED">
        <w:rPr>
          <w:rFonts w:hint="eastAsia"/>
          <w:b/>
        </w:rPr>
        <w:t>）</w:t>
      </w:r>
      <w:bookmarkStart w:id="67" w:name="OLE_LINK25"/>
      <w:bookmarkStart w:id="68" w:name="OLE_LINK26"/>
      <w:r w:rsidR="008B4E43" w:rsidRPr="00B344ED">
        <w:rPr>
          <w:rFonts w:hint="eastAsia"/>
          <w:b/>
        </w:rPr>
        <w:t>数据库增加</w:t>
      </w:r>
      <w:r>
        <w:rPr>
          <w:rFonts w:hint="eastAsia"/>
          <w:b/>
        </w:rPr>
        <w:t>模块</w:t>
      </w:r>
      <w:bookmarkEnd w:id="67"/>
      <w:bookmarkEnd w:id="68"/>
    </w:p>
    <w:p w14:paraId="352F2428" w14:textId="4DD34E47" w:rsidR="008B4E43" w:rsidRPr="008B4E43" w:rsidRDefault="008B4E43" w:rsidP="00B344ED">
      <w:pPr>
        <w:ind w:firstLine="480"/>
      </w:pPr>
      <w:r w:rsidRPr="008B4E43">
        <w:rPr>
          <w:rFonts w:hint="eastAsia"/>
        </w:rPr>
        <w:t>作为</w:t>
      </w:r>
      <w:r>
        <w:rPr>
          <w:rFonts w:hint="eastAsia"/>
        </w:rPr>
        <w:t>一款轻量级的框架，</w:t>
      </w:r>
      <w:r>
        <w:rPr>
          <w:rFonts w:hint="eastAsia"/>
        </w:rPr>
        <w:t>bl</w:t>
      </w:r>
      <w:r>
        <w:t>ade</w:t>
      </w:r>
      <w:r>
        <w:rPr>
          <w:rFonts w:hint="eastAsia"/>
        </w:rPr>
        <w:t>框架，通过数据操作代码的封装，简化用户操作数据库的难度，在数据库增加模块中，用户可以使用一条语句，调用封装好的增加数据操作功能，在程序运行过程中，后台代码会自动进行数据库连接，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语句建立，并对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语句执行的过程。</w:t>
      </w:r>
    </w:p>
    <w:p w14:paraId="439EEDE6" w14:textId="1DA56CE3" w:rsidR="007C4664" w:rsidRPr="00CB6485" w:rsidRDefault="00CB6485" w:rsidP="00CB6485">
      <w:pPr>
        <w:ind w:firstLine="482"/>
        <w:rPr>
          <w:b/>
        </w:rPr>
      </w:pPr>
      <w:r w:rsidRPr="00CB6485">
        <w:rPr>
          <w:rFonts w:hint="eastAsia"/>
          <w:b/>
        </w:rPr>
        <w:t>4</w:t>
      </w:r>
      <w:r w:rsidRPr="00CB6485">
        <w:rPr>
          <w:rFonts w:hint="eastAsia"/>
          <w:b/>
        </w:rPr>
        <w:t>）</w:t>
      </w:r>
      <w:bookmarkStart w:id="69" w:name="OLE_LINK27"/>
      <w:bookmarkStart w:id="70" w:name="OLE_LINK28"/>
      <w:r w:rsidR="007C4664" w:rsidRPr="00CB6485">
        <w:rPr>
          <w:rFonts w:hint="eastAsia"/>
          <w:b/>
        </w:rPr>
        <w:t>数据库删除</w:t>
      </w:r>
      <w:r w:rsidRPr="00CB6485">
        <w:rPr>
          <w:rFonts w:hint="eastAsia"/>
          <w:b/>
        </w:rPr>
        <w:t>模块</w:t>
      </w:r>
    </w:p>
    <w:bookmarkEnd w:id="69"/>
    <w:bookmarkEnd w:id="70"/>
    <w:p w14:paraId="6FD52F1D" w14:textId="4620E224" w:rsidR="007C4664" w:rsidRPr="008B4E43" w:rsidRDefault="007C4664" w:rsidP="007A6C7B">
      <w:pPr>
        <w:ind w:firstLine="480"/>
      </w:pPr>
      <w:r>
        <w:rPr>
          <w:rFonts w:hint="eastAsia"/>
        </w:rPr>
        <w:lastRenderedPageBreak/>
        <w:t>在数据库删除模块中，</w:t>
      </w:r>
      <w:r w:rsidR="00B505DA">
        <w:rPr>
          <w:rFonts w:hint="eastAsia"/>
        </w:rPr>
        <w:t>提供多种删除方式，可以按主键删除，也可以按特定字段删除，还可以删除所有数据，在使用任一操作时，</w:t>
      </w:r>
      <w:r>
        <w:rPr>
          <w:rFonts w:hint="eastAsia"/>
        </w:rPr>
        <w:t>用户</w:t>
      </w:r>
      <w:r w:rsidR="00B505DA">
        <w:rPr>
          <w:rFonts w:hint="eastAsia"/>
        </w:rPr>
        <w:t>只需</w:t>
      </w:r>
      <w:r>
        <w:rPr>
          <w:rFonts w:hint="eastAsia"/>
        </w:rPr>
        <w:t>使用一条语句，调用封装好的增加数据操作功能，在程序运行过程中，后台代码会自动进行数据库连接，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语句建立，并对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语句执行的过程。</w:t>
      </w:r>
    </w:p>
    <w:p w14:paraId="65BD5D1C" w14:textId="7291825B" w:rsidR="007C4664" w:rsidRPr="007A6C7B" w:rsidRDefault="007A6C7B" w:rsidP="007A6C7B">
      <w:pPr>
        <w:ind w:firstLine="482"/>
        <w:rPr>
          <w:b/>
        </w:rPr>
      </w:pPr>
      <w:r w:rsidRPr="007A6C7B">
        <w:rPr>
          <w:rFonts w:hint="eastAsia"/>
          <w:b/>
        </w:rPr>
        <w:t>5</w:t>
      </w:r>
      <w:r w:rsidRPr="007A6C7B">
        <w:rPr>
          <w:rFonts w:hint="eastAsia"/>
          <w:b/>
        </w:rPr>
        <w:t>）</w:t>
      </w:r>
      <w:bookmarkStart w:id="71" w:name="OLE_LINK29"/>
      <w:bookmarkStart w:id="72" w:name="OLE_LINK30"/>
      <w:r w:rsidR="007C4664" w:rsidRPr="007A6C7B">
        <w:rPr>
          <w:rFonts w:hint="eastAsia"/>
          <w:b/>
        </w:rPr>
        <w:t>数据库修改</w:t>
      </w:r>
      <w:r w:rsidRPr="007A6C7B">
        <w:rPr>
          <w:rFonts w:hint="eastAsia"/>
          <w:b/>
        </w:rPr>
        <w:t>模块</w:t>
      </w:r>
      <w:bookmarkEnd w:id="71"/>
      <w:bookmarkEnd w:id="72"/>
    </w:p>
    <w:p w14:paraId="60DA13D0" w14:textId="0F5F0430" w:rsidR="00D84B59" w:rsidRDefault="00D84B59" w:rsidP="007A6C7B">
      <w:pPr>
        <w:ind w:firstLine="480"/>
      </w:pPr>
      <w:r>
        <w:rPr>
          <w:rFonts w:hint="eastAsia"/>
        </w:rPr>
        <w:t>在数据库修改模块中，提供多种修改方式，可以修改某项数据，也可以修改所有数据，在使用任一操作时，用户只需使用一条语句，调用封装好的增加数据操作功能，在程序运行过程中，后台代码会自动进行数据库连接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语句建立，并对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语句执行的过程。</w:t>
      </w:r>
    </w:p>
    <w:p w14:paraId="65B2EBF9" w14:textId="6F59DA86" w:rsidR="00C645D8" w:rsidRPr="007A6C7B" w:rsidRDefault="007A6C7B" w:rsidP="007A6C7B">
      <w:pPr>
        <w:ind w:firstLine="482"/>
        <w:rPr>
          <w:b/>
        </w:rPr>
      </w:pPr>
      <w:r w:rsidRPr="007A6C7B">
        <w:rPr>
          <w:rFonts w:hint="eastAsia"/>
          <w:b/>
        </w:rPr>
        <w:t>6</w:t>
      </w:r>
      <w:r w:rsidRPr="007A6C7B">
        <w:rPr>
          <w:rFonts w:hint="eastAsia"/>
          <w:b/>
        </w:rPr>
        <w:t>）</w:t>
      </w:r>
      <w:bookmarkStart w:id="73" w:name="OLE_LINK31"/>
      <w:bookmarkStart w:id="74" w:name="OLE_LINK32"/>
      <w:r w:rsidR="00C645D8" w:rsidRPr="007A6C7B">
        <w:rPr>
          <w:rFonts w:hint="eastAsia"/>
          <w:b/>
        </w:rPr>
        <w:t>数据库查看模块</w:t>
      </w:r>
      <w:bookmarkEnd w:id="73"/>
      <w:bookmarkEnd w:id="74"/>
    </w:p>
    <w:p w14:paraId="39812554" w14:textId="77777777" w:rsidR="00C85470" w:rsidRDefault="00D74F95" w:rsidP="00C85470">
      <w:pPr>
        <w:ind w:firstLine="480"/>
      </w:pPr>
      <w:r>
        <w:rPr>
          <w:rFonts w:hint="eastAsia"/>
        </w:rPr>
        <w:t>在数据库查看模块中，提供多种查看方式，可以按主键查看，也可以</w:t>
      </w:r>
      <w:proofErr w:type="gramStart"/>
      <w:r>
        <w:rPr>
          <w:rFonts w:hint="eastAsia"/>
        </w:rPr>
        <w:t>查看按特定列进行</w:t>
      </w:r>
      <w:proofErr w:type="gramEnd"/>
      <w:r>
        <w:rPr>
          <w:rFonts w:hint="eastAsia"/>
        </w:rPr>
        <w:t>查询，查询结果可以单条显示，也可分页显示，同时还支持查询所有数据操作，在使用任一操作时，用户只需使用一条语句，调用封装好的增加数据操作功能，在程序运行过程中，后台代码会自动进行数据库连接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语句建立，并对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语句执行的过程。</w:t>
      </w:r>
    </w:p>
    <w:p w14:paraId="72124112" w14:textId="51144FBC" w:rsidR="004B202A" w:rsidRPr="00C85470" w:rsidRDefault="00C85470" w:rsidP="00C85470">
      <w:pPr>
        <w:ind w:firstLine="482"/>
      </w:pPr>
      <w:r w:rsidRPr="00C85470">
        <w:rPr>
          <w:rFonts w:hint="eastAsia"/>
          <w:b/>
        </w:rPr>
        <w:t>7</w:t>
      </w:r>
      <w:r w:rsidRPr="00C85470">
        <w:rPr>
          <w:rFonts w:hint="eastAsia"/>
          <w:b/>
        </w:rPr>
        <w:t>）</w:t>
      </w:r>
      <w:bookmarkStart w:id="75" w:name="OLE_LINK33"/>
      <w:bookmarkStart w:id="76" w:name="OLE_LINK34"/>
      <w:r w:rsidR="00431C50" w:rsidRPr="00C85470">
        <w:rPr>
          <w:rFonts w:hint="eastAsia"/>
          <w:b/>
        </w:rPr>
        <w:t>请求响应</w:t>
      </w:r>
      <w:r w:rsidR="00FC637F" w:rsidRPr="00C85470">
        <w:rPr>
          <w:rFonts w:hint="eastAsia"/>
          <w:b/>
        </w:rPr>
        <w:t>模块</w:t>
      </w:r>
      <w:bookmarkEnd w:id="75"/>
      <w:bookmarkEnd w:id="76"/>
    </w:p>
    <w:p w14:paraId="4B305F95" w14:textId="46959CFB" w:rsidR="00C645D8" w:rsidRPr="00D74F95" w:rsidRDefault="00FC637F" w:rsidP="00E467EF">
      <w:pPr>
        <w:ind w:firstLine="480"/>
      </w:pPr>
      <w:r>
        <w:rPr>
          <w:rFonts w:hint="eastAsia"/>
        </w:rPr>
        <w:t>在浏览器向系统发送</w:t>
      </w:r>
      <w:r>
        <w:rPr>
          <w:rFonts w:hint="eastAsia"/>
        </w:rPr>
        <w:t>http</w:t>
      </w:r>
      <w:r>
        <w:rPr>
          <w:rFonts w:hint="eastAsia"/>
        </w:rPr>
        <w:t>请求，系统在接收到浏览器的请求后，寻找匹配的路由，找到路由后，进行相应操作，浏览器在接收到系统的相应之后获取响应的数据，并加载数据用于显示。</w:t>
      </w:r>
    </w:p>
    <w:p w14:paraId="114C551B" w14:textId="5E4329CB" w:rsidR="00A043A6" w:rsidRPr="007501E3" w:rsidRDefault="00EE295B" w:rsidP="00EE295B">
      <w:pPr>
        <w:ind w:firstLine="482"/>
      </w:pPr>
      <w:r w:rsidRPr="00EE295B">
        <w:rPr>
          <w:rFonts w:hint="eastAsia"/>
          <w:b/>
        </w:rPr>
        <w:t>8</w:t>
      </w:r>
      <w:r w:rsidRPr="00EE295B">
        <w:rPr>
          <w:rFonts w:hint="eastAsia"/>
          <w:b/>
        </w:rPr>
        <w:t>）</w:t>
      </w:r>
      <w:bookmarkStart w:id="77" w:name="OLE_LINK35"/>
      <w:bookmarkStart w:id="78" w:name="OLE_LINK36"/>
      <w:r w:rsidR="00A043A6" w:rsidRPr="00EE295B">
        <w:rPr>
          <w:rFonts w:hint="eastAsia"/>
          <w:b/>
        </w:rPr>
        <w:t>拦截</w:t>
      </w:r>
      <w:bookmarkEnd w:id="77"/>
      <w:bookmarkEnd w:id="78"/>
      <w:r w:rsidR="007501E3" w:rsidRPr="00B84642">
        <w:rPr>
          <w:rFonts w:hint="eastAsia"/>
          <w:b/>
          <w:kern w:val="0"/>
        </w:rPr>
        <w:t>功能</w:t>
      </w:r>
    </w:p>
    <w:p w14:paraId="32F57DCA" w14:textId="583A2468" w:rsidR="008B4E43" w:rsidRDefault="00A043A6" w:rsidP="00684470">
      <w:pPr>
        <w:ind w:firstLine="480"/>
      </w:pPr>
      <w:r>
        <w:rPr>
          <w:rFonts w:hint="eastAsia"/>
        </w:rPr>
        <w:t>拦截器用于实现部分需要拦截的功能，在请求未到达系统之前，对请求进行过滤，从而达到减少代码，方便程序编写的功能。</w:t>
      </w:r>
    </w:p>
    <w:p w14:paraId="71576675" w14:textId="425980C8" w:rsidR="0039157C" w:rsidRDefault="0039157C" w:rsidP="00684470">
      <w:pPr>
        <w:ind w:firstLine="482"/>
        <w:rPr>
          <w:b/>
        </w:rPr>
      </w:pPr>
      <w:r w:rsidRPr="0039157C">
        <w:rPr>
          <w:rFonts w:hint="eastAsia"/>
          <w:b/>
        </w:rPr>
        <w:t>3.2</w:t>
      </w:r>
      <w:r>
        <w:rPr>
          <w:rFonts w:hint="eastAsia"/>
          <w:b/>
        </w:rPr>
        <w:t xml:space="preserve"> </w:t>
      </w:r>
      <w:r w:rsidR="00ED66CD">
        <w:rPr>
          <w:rFonts w:hint="eastAsia"/>
          <w:b/>
        </w:rPr>
        <w:t>用例图建模</w:t>
      </w:r>
    </w:p>
    <w:p w14:paraId="7EAE617A" w14:textId="316BEDF7" w:rsidR="00ED66CD" w:rsidRPr="00ED66CD" w:rsidRDefault="00ED66CD" w:rsidP="00684470">
      <w:pPr>
        <w:ind w:firstLine="480"/>
      </w:pPr>
      <w:r w:rsidRPr="00ED66CD">
        <w:rPr>
          <w:rFonts w:hint="eastAsia"/>
        </w:rPr>
        <w:t>1</w:t>
      </w:r>
      <w:r w:rsidRPr="00ED66CD">
        <w:rPr>
          <w:rFonts w:hint="eastAsia"/>
        </w:rPr>
        <w:t>）参与者分析</w:t>
      </w:r>
    </w:p>
    <w:p w14:paraId="4993CE25" w14:textId="55E4D3E1" w:rsidR="0039157C" w:rsidRDefault="0039157C" w:rsidP="0039157C">
      <w:pPr>
        <w:ind w:firstLine="480"/>
      </w:pPr>
      <w:r>
        <w:rPr>
          <w:rFonts w:hint="eastAsia"/>
        </w:rPr>
        <w:t>对于</w:t>
      </w:r>
      <w:r>
        <w:rPr>
          <w:rFonts w:hint="eastAsia"/>
        </w:rPr>
        <w:t>Blade</w:t>
      </w:r>
      <w:r>
        <w:rPr>
          <w:rFonts w:hint="eastAsia"/>
        </w:rPr>
        <w:t>框架来说，核心的用户</w:t>
      </w:r>
      <w:r w:rsidR="00ED66CD">
        <w:rPr>
          <w:rFonts w:hint="eastAsia"/>
        </w:rPr>
        <w:t>首先是开发人员，因为框架本身的特点和</w:t>
      </w:r>
      <w:commentRangeStart w:id="79"/>
      <w:r w:rsidR="00ED66CD">
        <w:rPr>
          <w:rFonts w:hint="eastAsia"/>
        </w:rPr>
        <w:t>样貌</w:t>
      </w:r>
      <w:commentRangeEnd w:id="79"/>
      <w:r w:rsidR="005742F5">
        <w:rPr>
          <w:rStyle w:val="af0"/>
        </w:rPr>
        <w:commentReference w:id="79"/>
      </w:r>
      <w:r w:rsidR="00ED66CD">
        <w:rPr>
          <w:rFonts w:hint="eastAsia"/>
        </w:rPr>
        <w:t>只有开发人员才能看见，而对浏览网页的用户透明。另外，对于</w:t>
      </w:r>
      <w:proofErr w:type="spellStart"/>
      <w:r w:rsidR="00ED66CD">
        <w:rPr>
          <w:rFonts w:hint="eastAsia"/>
        </w:rPr>
        <w:t>JavaWeb</w:t>
      </w:r>
      <w:proofErr w:type="spellEnd"/>
      <w:r w:rsidR="00ED66CD">
        <w:rPr>
          <w:rFonts w:hint="eastAsia"/>
        </w:rPr>
        <w:t>框架，浏览器或其他类浏览器的组件（比如能够发送请求的终端），则是另外一个参与者，用于交互发送请求和接受响应。</w:t>
      </w:r>
    </w:p>
    <w:p w14:paraId="363983DD" w14:textId="70129F04" w:rsidR="00C67087" w:rsidRDefault="00C67087" w:rsidP="0039157C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）用例图绘制</w:t>
      </w:r>
    </w:p>
    <w:p w14:paraId="6190EAAF" w14:textId="65B8E891" w:rsidR="00C67087" w:rsidRDefault="00C67087" w:rsidP="0039157C">
      <w:pPr>
        <w:ind w:firstLine="480"/>
      </w:pPr>
      <w:r>
        <w:rPr>
          <w:rFonts w:hint="eastAsia"/>
        </w:rPr>
        <w:t>根据参与者、功能分析，绘制用例图</w:t>
      </w:r>
      <w:del w:id="80" w:author="liuchao" w:date="2017-03-30T18:36:00Z">
        <w:r w:rsidDel="005742F5">
          <w:rPr>
            <w:rFonts w:hint="eastAsia"/>
          </w:rPr>
          <w:delText>如下</w:delText>
        </w:r>
      </w:del>
      <w:ins w:id="81" w:author="liuchao" w:date="2017-03-30T18:36:00Z">
        <w:r w:rsidR="005742F5">
          <w:rPr>
            <w:rFonts w:hint="eastAsia"/>
          </w:rPr>
          <w:t>如</w:t>
        </w:r>
        <w:r w:rsidR="005742F5">
          <w:rPr>
            <w:rFonts w:hint="eastAsia"/>
          </w:rPr>
          <w:t>图</w:t>
        </w:r>
        <w:r w:rsidR="005742F5">
          <w:rPr>
            <w:rFonts w:hint="eastAsia"/>
          </w:rPr>
          <w:t>4</w:t>
        </w:r>
      </w:ins>
      <w:r>
        <w:rPr>
          <w:rFonts w:hint="eastAsia"/>
        </w:rPr>
        <w:t>所示</w:t>
      </w:r>
      <w:ins w:id="82" w:author="liuchao" w:date="2017-03-30T18:36:00Z">
        <w:r w:rsidR="005742F5">
          <w:rPr>
            <w:rFonts w:hint="eastAsia"/>
          </w:rPr>
          <w:t>。</w:t>
        </w:r>
      </w:ins>
      <w:del w:id="83" w:author="liuchao" w:date="2017-03-30T18:36:00Z">
        <w:r w:rsidDel="005742F5">
          <w:rPr>
            <w:rFonts w:hint="eastAsia"/>
          </w:rPr>
          <w:delText>：</w:delText>
        </w:r>
      </w:del>
    </w:p>
    <w:p w14:paraId="76C7DEBC" w14:textId="77777777" w:rsidR="00C67087" w:rsidRDefault="00C67087" w:rsidP="00C67087">
      <w:pPr>
        <w:pStyle w:val="a4"/>
        <w:keepNext/>
      </w:pPr>
      <w:r w:rsidRPr="00AF24F8">
        <w:rPr>
          <w:noProof/>
        </w:rPr>
        <w:lastRenderedPageBreak/>
        <w:drawing>
          <wp:inline distT="0" distB="0" distL="0" distR="0" wp14:anchorId="4FEC9964" wp14:editId="1C1DBB56">
            <wp:extent cx="3866233" cy="459423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2223" cy="460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D085" w14:textId="70880945" w:rsidR="00C67087" w:rsidRPr="00C67087" w:rsidRDefault="00C67087" w:rsidP="00C67087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 xml:space="preserve"> Blade</w:t>
      </w:r>
      <w:r>
        <w:rPr>
          <w:rFonts w:hint="eastAsia"/>
        </w:rPr>
        <w:t>框架用例图</w:t>
      </w:r>
    </w:p>
    <w:p w14:paraId="33F52750" w14:textId="6C6725BB" w:rsidR="004519AD" w:rsidRPr="00163819" w:rsidRDefault="00773DBB" w:rsidP="00914E50">
      <w:pPr>
        <w:pStyle w:val="3"/>
        <w:ind w:firstLine="482"/>
        <w:rPr>
          <w:rStyle w:val="fontstyle21"/>
          <w:rFonts w:hint="default"/>
          <w:b w:val="0"/>
        </w:rPr>
      </w:pPr>
      <w:bookmarkStart w:id="84" w:name="_Toc478140212"/>
      <w:r>
        <w:rPr>
          <w:rStyle w:val="fontstyle01"/>
          <w:rFonts w:hint="eastAsia"/>
          <w:b/>
        </w:rPr>
        <w:t>3.3</w:t>
      </w:r>
      <w:r w:rsidR="00914E50" w:rsidRPr="00163819">
        <w:rPr>
          <w:rStyle w:val="fontstyle01"/>
          <w:rFonts w:hint="eastAsia"/>
          <w:b/>
        </w:rPr>
        <w:t xml:space="preserve"> </w:t>
      </w:r>
      <w:r w:rsidR="004D5972" w:rsidRPr="00163819">
        <w:rPr>
          <w:rStyle w:val="fontstyle01"/>
          <w:b/>
        </w:rPr>
        <w:t xml:space="preserve">RUCM </w:t>
      </w:r>
      <w:r w:rsidR="004D5972" w:rsidRPr="00163819">
        <w:rPr>
          <w:rStyle w:val="fontstyle21"/>
          <w:rFonts w:hint="default"/>
          <w:b w:val="0"/>
        </w:rPr>
        <w:t>模型</w:t>
      </w:r>
      <w:bookmarkEnd w:id="84"/>
    </w:p>
    <w:p w14:paraId="68557364" w14:textId="77777777" w:rsidR="004519AD" w:rsidRDefault="004D5972" w:rsidP="004519AD">
      <w:pPr>
        <w:ind w:firstLine="480"/>
      </w:pPr>
      <w:r w:rsidRPr="004519AD">
        <w:t xml:space="preserve">RUCM </w:t>
      </w:r>
      <w:r w:rsidRPr="004519AD">
        <w:t>即限制性用例建模。它的目标是：</w:t>
      </w:r>
    </w:p>
    <w:p w14:paraId="6661B7AC" w14:textId="581B1449" w:rsidR="004519AD" w:rsidRDefault="004D5972" w:rsidP="004519AD">
      <w:pPr>
        <w:ind w:firstLine="480"/>
        <w:rPr>
          <w:rStyle w:val="fontstyle21"/>
          <w:rFonts w:hint="default"/>
        </w:rPr>
      </w:pPr>
      <w:r>
        <w:rPr>
          <w:rStyle w:val="fontstyle31"/>
        </w:rPr>
        <w:t>1</w:t>
      </w:r>
      <w:r>
        <w:rPr>
          <w:rStyle w:val="fontstyle21"/>
          <w:rFonts w:hint="default"/>
        </w:rPr>
        <w:t xml:space="preserve">）使 </w:t>
      </w:r>
      <w:r>
        <w:rPr>
          <w:rStyle w:val="fontstyle31"/>
        </w:rPr>
        <w:t xml:space="preserve">UCMs </w:t>
      </w:r>
      <w:r>
        <w:rPr>
          <w:rStyle w:val="fontstyle21"/>
          <w:rFonts w:hint="default"/>
        </w:rPr>
        <w:t>更加可理解并且更精确。</w:t>
      </w:r>
    </w:p>
    <w:p w14:paraId="0793AF7D" w14:textId="21E60F1C" w:rsidR="004519AD" w:rsidRDefault="004D5972" w:rsidP="004519AD">
      <w:pPr>
        <w:ind w:firstLine="480"/>
        <w:rPr>
          <w:rStyle w:val="fontstyle21"/>
          <w:rFonts w:hint="default"/>
        </w:rPr>
      </w:pPr>
      <w:r>
        <w:rPr>
          <w:rStyle w:val="fontstyle31"/>
        </w:rPr>
        <w:t>2</w:t>
      </w:r>
      <w:r>
        <w:rPr>
          <w:rStyle w:val="fontstyle21"/>
          <w:rFonts w:hint="default"/>
        </w:rPr>
        <w:t xml:space="preserve">）从 </w:t>
      </w:r>
      <w:r>
        <w:rPr>
          <w:rStyle w:val="fontstyle31"/>
        </w:rPr>
        <w:t xml:space="preserve">UCMs </w:t>
      </w:r>
      <w:r>
        <w:rPr>
          <w:rStyle w:val="fontstyle21"/>
          <w:rFonts w:hint="default"/>
        </w:rPr>
        <w:t>自动生成分析模型。</w:t>
      </w:r>
    </w:p>
    <w:p w14:paraId="7FD49F28" w14:textId="77777777" w:rsidR="004519AD" w:rsidRDefault="004D5972" w:rsidP="004519AD">
      <w:pPr>
        <w:ind w:firstLine="480"/>
        <w:rPr>
          <w:rStyle w:val="fontstyle21"/>
          <w:rFonts w:hint="default"/>
        </w:rPr>
      </w:pPr>
      <w:r>
        <w:rPr>
          <w:rStyle w:val="fontstyle31"/>
        </w:rPr>
        <w:t xml:space="preserve">RUCM </w:t>
      </w:r>
      <w:r>
        <w:rPr>
          <w:rStyle w:val="fontstyle21"/>
          <w:rFonts w:hint="default"/>
        </w:rPr>
        <w:t>有以下两部分组成：</w:t>
      </w:r>
    </w:p>
    <w:p w14:paraId="7EE8E8BD" w14:textId="11DE6FCE" w:rsidR="004519AD" w:rsidRDefault="004D5972" w:rsidP="004519AD">
      <w:pPr>
        <w:ind w:firstLine="480"/>
        <w:rPr>
          <w:rStyle w:val="fontstyle21"/>
          <w:rFonts w:hint="default"/>
        </w:rPr>
      </w:pPr>
      <w:r>
        <w:rPr>
          <w:rStyle w:val="fontstyle31"/>
        </w:rPr>
        <w:t>1</w:t>
      </w:r>
      <w:r>
        <w:rPr>
          <w:rStyle w:val="fontstyle21"/>
          <w:rFonts w:hint="default"/>
        </w:rPr>
        <w:t xml:space="preserve">）一个用于系统组织 </w:t>
      </w:r>
      <w:r>
        <w:rPr>
          <w:rStyle w:val="fontstyle31"/>
        </w:rPr>
        <w:t xml:space="preserve">UCSs </w:t>
      </w:r>
      <w:r>
        <w:rPr>
          <w:rStyle w:val="fontstyle21"/>
          <w:rFonts w:hint="default"/>
        </w:rPr>
        <w:t>的用例模板。</w:t>
      </w:r>
    </w:p>
    <w:p w14:paraId="447BE089" w14:textId="1D73E204" w:rsidR="004519AD" w:rsidRDefault="004D5972" w:rsidP="004519AD">
      <w:pPr>
        <w:ind w:firstLine="480"/>
        <w:rPr>
          <w:rStyle w:val="fontstyle21"/>
          <w:rFonts w:hint="default"/>
        </w:rPr>
      </w:pPr>
      <w:r>
        <w:rPr>
          <w:rStyle w:val="fontstyle31"/>
        </w:rPr>
        <w:t>2</w:t>
      </w:r>
      <w:r>
        <w:rPr>
          <w:rStyle w:val="fontstyle21"/>
          <w:rFonts w:hint="default"/>
        </w:rPr>
        <w:t xml:space="preserve">）限制用户写 </w:t>
      </w:r>
      <w:r>
        <w:rPr>
          <w:rStyle w:val="fontstyle31"/>
        </w:rPr>
        <w:t xml:space="preserve">UCSs </w:t>
      </w:r>
      <w:r>
        <w:rPr>
          <w:rStyle w:val="fontstyle21"/>
          <w:rFonts w:hint="default"/>
        </w:rPr>
        <w:t>的一系列规则。</w:t>
      </w:r>
    </w:p>
    <w:p w14:paraId="137AF4EC" w14:textId="11C74E76" w:rsidR="004D5972" w:rsidRDefault="004D5972" w:rsidP="004519AD">
      <w:pPr>
        <w:ind w:firstLine="480"/>
        <w:rPr>
          <w:rStyle w:val="fontstyle21"/>
          <w:rFonts w:hint="default"/>
        </w:rPr>
      </w:pPr>
      <w:r>
        <w:rPr>
          <w:rStyle w:val="fontstyle21"/>
          <w:rFonts w:hint="default"/>
        </w:rPr>
        <w:t xml:space="preserve">通过 </w:t>
      </w:r>
      <w:r>
        <w:rPr>
          <w:rStyle w:val="fontstyle31"/>
        </w:rPr>
        <w:t xml:space="preserve">RUCM </w:t>
      </w:r>
      <w:r>
        <w:rPr>
          <w:rStyle w:val="fontstyle21"/>
          <w:rFonts w:hint="default"/>
        </w:rPr>
        <w:t>模型能够对用例进行规范的</w:t>
      </w:r>
      <w:r w:rsidR="00DB50C2">
        <w:rPr>
          <w:rStyle w:val="fontstyle21"/>
          <w:rFonts w:ascii="Leelawadee UI" w:hAnsi="Leelawadee UI" w:cs="Leelawadee UI" w:hint="default"/>
        </w:rPr>
        <w:t>描</w:t>
      </w:r>
      <w:r>
        <w:rPr>
          <w:rStyle w:val="fontstyle21"/>
          <w:rFonts w:hint="default"/>
        </w:rPr>
        <w:t xml:space="preserve">述，接下来将使用 </w:t>
      </w:r>
      <w:r>
        <w:rPr>
          <w:rStyle w:val="fontstyle31"/>
        </w:rPr>
        <w:t xml:space="preserve">RUCM </w:t>
      </w:r>
      <w:r>
        <w:rPr>
          <w:rStyle w:val="fontstyle21"/>
          <w:rFonts w:hint="default"/>
        </w:rPr>
        <w:t>模型</w:t>
      </w:r>
      <w:r w:rsidR="00C70FE9">
        <w:rPr>
          <w:rStyle w:val="fontstyle21"/>
          <w:rFonts w:hint="default"/>
        </w:rPr>
        <w:t>描述</w:t>
      </w:r>
      <w:commentRangeStart w:id="85"/>
      <w:r>
        <w:rPr>
          <w:rStyle w:val="fontstyle21"/>
          <w:rFonts w:hint="default"/>
        </w:rPr>
        <w:t>上述用例</w:t>
      </w:r>
      <w:commentRangeEnd w:id="85"/>
      <w:r w:rsidR="005742F5">
        <w:rPr>
          <w:rStyle w:val="af0"/>
        </w:rPr>
        <w:commentReference w:id="85"/>
      </w:r>
      <w:r w:rsidR="00466ECE">
        <w:rPr>
          <w:rStyle w:val="fontstyle21"/>
          <w:rFonts w:hint="default"/>
        </w:rPr>
        <w:t>。</w:t>
      </w:r>
    </w:p>
    <w:p w14:paraId="5B392A88" w14:textId="42B061D3" w:rsidR="00BA22F2" w:rsidRDefault="00BA22F2" w:rsidP="00C1138E">
      <w:pPr>
        <w:pStyle w:val="ac"/>
        <w:numPr>
          <w:ilvl w:val="0"/>
          <w:numId w:val="12"/>
        </w:numPr>
        <w:ind w:firstLineChars="0"/>
        <w:rPr>
          <w:ins w:id="86" w:author="liuchao" w:date="2017-03-30T18:39:00Z"/>
          <w:rStyle w:val="fontstyle21"/>
          <w:rFonts w:hint="default"/>
        </w:rPr>
        <w:pPrChange w:id="87" w:author="liuchao" w:date="2017-03-30T18:39:00Z">
          <w:pPr>
            <w:ind w:firstLine="480"/>
          </w:pPr>
        </w:pPrChange>
      </w:pPr>
      <w:commentRangeStart w:id="88"/>
      <w:del w:id="89" w:author="liuchao" w:date="2017-03-30T18:39:00Z">
        <w:r w:rsidRPr="00836C45" w:rsidDel="00C1138E">
          <w:rPr>
            <w:rStyle w:val="fontstyle21"/>
            <w:rFonts w:hint="default"/>
          </w:rPr>
          <w:delText>1）</w:delText>
        </w:r>
      </w:del>
      <w:r w:rsidR="00D17EBF" w:rsidRPr="00836C45">
        <w:rPr>
          <w:rStyle w:val="fontstyle21"/>
          <w:rFonts w:hint="default"/>
        </w:rPr>
        <w:t>IOC功能</w:t>
      </w:r>
      <w:commentRangeEnd w:id="88"/>
      <w:r w:rsidR="005742F5">
        <w:rPr>
          <w:rStyle w:val="af0"/>
        </w:rPr>
        <w:commentReference w:id="88"/>
      </w:r>
    </w:p>
    <w:p w14:paraId="6172EA58" w14:textId="77777777" w:rsidR="00C1138E" w:rsidRDefault="00C7613E" w:rsidP="00C1138E">
      <w:pPr>
        <w:pStyle w:val="ac"/>
        <w:ind w:left="840" w:firstLineChars="0" w:firstLine="0"/>
        <w:rPr>
          <w:rStyle w:val="fontstyle21"/>
        </w:rPr>
        <w:pPrChange w:id="90" w:author="liuchao" w:date="2017-03-30T18:39:00Z">
          <w:pPr>
            <w:ind w:firstLine="420"/>
          </w:pPr>
        </w:pPrChange>
      </w:pPr>
      <w:ins w:id="91" w:author="liuchao" w:date="2017-03-30T18:39:00Z">
        <w:r>
          <w:rPr>
            <w:rStyle w:val="af0"/>
          </w:rPr>
          <w:commentReference w:id="92"/>
        </w:r>
      </w:ins>
    </w:p>
    <w:p w14:paraId="0D3F3D3D" w14:textId="77777777" w:rsidR="00A07313" w:rsidRDefault="00A07313" w:rsidP="00A07313">
      <w:pPr>
        <w:pStyle w:val="a4"/>
        <w:keepNext/>
      </w:pPr>
      <w:r>
        <w:rPr>
          <w:noProof/>
        </w:rPr>
        <w:lastRenderedPageBreak/>
        <w:drawing>
          <wp:inline distT="0" distB="0" distL="0" distR="0" wp14:anchorId="338E2BCD" wp14:editId="104366F9">
            <wp:extent cx="5270500" cy="334593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FA7B" w14:textId="257967D4" w:rsidR="00A07313" w:rsidRDefault="00A07313" w:rsidP="00A07313">
      <w:pPr>
        <w:pStyle w:val="a3"/>
        <w:rPr>
          <w:rStyle w:val="fontstyle21"/>
          <w:rFonts w:hint="default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67087">
        <w:rPr>
          <w:noProof/>
        </w:rPr>
        <w:t>5</w:t>
      </w:r>
      <w:r>
        <w:fldChar w:fldCharType="end"/>
      </w:r>
      <w:r>
        <w:rPr>
          <w:rFonts w:hint="eastAsia"/>
        </w:rPr>
        <w:t xml:space="preserve"> IOC</w:t>
      </w:r>
      <w:r>
        <w:rPr>
          <w:rFonts w:hint="eastAsia"/>
        </w:rPr>
        <w:t>功能</w:t>
      </w:r>
      <w:r>
        <w:rPr>
          <w:rFonts w:hint="eastAsia"/>
        </w:rPr>
        <w:t>RUCM (a)</w:t>
      </w:r>
    </w:p>
    <w:p w14:paraId="3CE78DC0" w14:textId="77777777" w:rsidR="00A07313" w:rsidRDefault="00A07313" w:rsidP="00A07313">
      <w:pPr>
        <w:pStyle w:val="a4"/>
        <w:keepNext/>
      </w:pPr>
      <w:r>
        <w:rPr>
          <w:noProof/>
        </w:rPr>
        <w:drawing>
          <wp:inline distT="0" distB="0" distL="0" distR="0" wp14:anchorId="03F8E925" wp14:editId="01F4DE10">
            <wp:extent cx="5270500" cy="94483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4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FAEC" w14:textId="7C5349AC" w:rsidR="00A07313" w:rsidRPr="00A07313" w:rsidRDefault="00A07313" w:rsidP="00A07313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67087">
        <w:rPr>
          <w:noProof/>
        </w:rPr>
        <w:t>6</w:t>
      </w:r>
      <w:r>
        <w:fldChar w:fldCharType="end"/>
      </w:r>
      <w:r>
        <w:rPr>
          <w:rFonts w:hint="eastAsia"/>
        </w:rPr>
        <w:t xml:space="preserve"> </w:t>
      </w:r>
      <w:r w:rsidRPr="00915927">
        <w:t>IOC</w:t>
      </w:r>
      <w:r w:rsidRPr="00915927">
        <w:t>功能</w:t>
      </w:r>
      <w:r>
        <w:t>RUCM (</w:t>
      </w:r>
      <w:r>
        <w:rPr>
          <w:rFonts w:hint="eastAsia"/>
        </w:rPr>
        <w:t>b</w:t>
      </w:r>
      <w:r w:rsidRPr="00915927">
        <w:t>)</w:t>
      </w:r>
    </w:p>
    <w:p w14:paraId="3B2198E5" w14:textId="33BE1DA6" w:rsidR="00BA22F2" w:rsidRDefault="00BA22F2" w:rsidP="00836C45">
      <w:pPr>
        <w:ind w:firstLine="480"/>
        <w:rPr>
          <w:rStyle w:val="fontstyle21"/>
          <w:rFonts w:hint="default"/>
        </w:rPr>
      </w:pPr>
      <w:r w:rsidRPr="00836C45">
        <w:rPr>
          <w:rStyle w:val="fontstyle21"/>
          <w:rFonts w:hint="default"/>
        </w:rPr>
        <w:t>2）</w:t>
      </w:r>
      <w:r w:rsidR="00D17EBF" w:rsidRPr="00836C45">
        <w:rPr>
          <w:rStyle w:val="fontstyle21"/>
          <w:rFonts w:hint="default"/>
        </w:rPr>
        <w:t>配置管理功能</w:t>
      </w:r>
    </w:p>
    <w:p w14:paraId="4CA17619" w14:textId="77777777" w:rsidR="00651AE9" w:rsidRDefault="00C020D3" w:rsidP="00651AE9">
      <w:pPr>
        <w:pStyle w:val="a4"/>
        <w:keepNext/>
      </w:pPr>
      <w:r>
        <w:rPr>
          <w:noProof/>
        </w:rPr>
        <w:drawing>
          <wp:inline distT="0" distB="0" distL="0" distR="0" wp14:anchorId="08F51A14" wp14:editId="4235F3EC">
            <wp:extent cx="5270500" cy="2967115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BAB5" w14:textId="7A6598C7" w:rsidR="00C020D3" w:rsidRPr="00836C45" w:rsidRDefault="00651AE9" w:rsidP="00651AE9">
      <w:pPr>
        <w:pStyle w:val="a3"/>
        <w:rPr>
          <w:rStyle w:val="fontstyle21"/>
          <w:rFonts w:hint="default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67087">
        <w:rPr>
          <w:noProof/>
        </w:rPr>
        <w:t>7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配置管理功能</w:t>
      </w:r>
      <w:r>
        <w:rPr>
          <w:rFonts w:hint="eastAsia"/>
        </w:rPr>
        <w:t>RUCM</w:t>
      </w:r>
    </w:p>
    <w:p w14:paraId="1D1707FF" w14:textId="189E7CFF" w:rsidR="00BA22F2" w:rsidRDefault="00BA22F2" w:rsidP="00836C45">
      <w:pPr>
        <w:ind w:firstLine="480"/>
        <w:rPr>
          <w:kern w:val="0"/>
        </w:rPr>
      </w:pPr>
      <w:r w:rsidRPr="00836C45">
        <w:rPr>
          <w:rStyle w:val="fontstyle21"/>
          <w:rFonts w:hint="default"/>
        </w:rPr>
        <w:t>3）</w:t>
      </w:r>
      <w:r w:rsidR="00D17EBF" w:rsidRPr="00836C45">
        <w:rPr>
          <w:rStyle w:val="fontstyle21"/>
          <w:rFonts w:hint="default"/>
        </w:rPr>
        <w:t>数据库</w:t>
      </w:r>
      <w:r w:rsidR="00836C45" w:rsidRPr="00836C45">
        <w:rPr>
          <w:rFonts w:hint="eastAsia"/>
          <w:kern w:val="0"/>
        </w:rPr>
        <w:t>增加</w:t>
      </w:r>
      <w:r w:rsidR="00716372">
        <w:rPr>
          <w:rFonts w:hint="eastAsia"/>
          <w:kern w:val="0"/>
        </w:rPr>
        <w:t>功能</w:t>
      </w:r>
    </w:p>
    <w:p w14:paraId="4E5FC0DB" w14:textId="77777777" w:rsidR="00651AE9" w:rsidRDefault="00651AE9" w:rsidP="00651AE9">
      <w:pPr>
        <w:pStyle w:val="a4"/>
        <w:keepNext/>
      </w:pPr>
      <w:r>
        <w:rPr>
          <w:noProof/>
        </w:rPr>
        <w:lastRenderedPageBreak/>
        <w:drawing>
          <wp:inline distT="0" distB="0" distL="0" distR="0" wp14:anchorId="2F8457DE" wp14:editId="16DDE681">
            <wp:extent cx="5270500" cy="3145421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F6F1" w14:textId="3D9C095A" w:rsidR="00651AE9" w:rsidRDefault="00651AE9" w:rsidP="00651AE9">
      <w:pPr>
        <w:pStyle w:val="a3"/>
        <w:rPr>
          <w:rStyle w:val="fontstyle21"/>
          <w:rFonts w:hint="default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67087">
        <w:rPr>
          <w:noProof/>
        </w:rPr>
        <w:t>8</w:t>
      </w:r>
      <w:r>
        <w:fldChar w:fldCharType="end"/>
      </w:r>
      <w:r>
        <w:rPr>
          <w:rFonts w:hint="eastAsia"/>
        </w:rPr>
        <w:t xml:space="preserve"> </w:t>
      </w:r>
      <w:bookmarkStart w:id="93" w:name="OLE_LINK41"/>
      <w:bookmarkStart w:id="94" w:name="OLE_LINK42"/>
      <w:bookmarkStart w:id="95" w:name="OLE_LINK43"/>
      <w:r>
        <w:rPr>
          <w:rFonts w:hint="eastAsia"/>
        </w:rPr>
        <w:t>数据库增加功能</w:t>
      </w:r>
      <w:r>
        <w:rPr>
          <w:rFonts w:hint="eastAsia"/>
        </w:rPr>
        <w:t>RUCM (a)</w:t>
      </w:r>
      <w:bookmarkEnd w:id="93"/>
      <w:bookmarkEnd w:id="94"/>
      <w:bookmarkEnd w:id="95"/>
    </w:p>
    <w:p w14:paraId="73F5CBDE" w14:textId="77777777" w:rsidR="0049027C" w:rsidRDefault="00651AE9" w:rsidP="0049027C">
      <w:pPr>
        <w:pStyle w:val="a4"/>
        <w:keepNext/>
      </w:pPr>
      <w:r>
        <w:rPr>
          <w:noProof/>
        </w:rPr>
        <w:drawing>
          <wp:inline distT="0" distB="0" distL="0" distR="0" wp14:anchorId="20DD60B7" wp14:editId="66003B6A">
            <wp:extent cx="5270500" cy="2760255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9357" w14:textId="0E690487" w:rsidR="00651AE9" w:rsidRPr="00651AE9" w:rsidRDefault="0049027C" w:rsidP="0049027C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67087">
        <w:rPr>
          <w:noProof/>
        </w:rPr>
        <w:t>9</w:t>
      </w:r>
      <w:r>
        <w:fldChar w:fldCharType="end"/>
      </w:r>
      <w:r>
        <w:rPr>
          <w:rFonts w:hint="eastAsia"/>
        </w:rPr>
        <w:t xml:space="preserve"> </w:t>
      </w:r>
      <w:r w:rsidRPr="007B2E58">
        <w:t>数据库增加功能</w:t>
      </w:r>
      <w:r>
        <w:t>RUCM (</w:t>
      </w:r>
      <w:r>
        <w:rPr>
          <w:rFonts w:hint="eastAsia"/>
        </w:rPr>
        <w:t>b</w:t>
      </w:r>
      <w:r w:rsidRPr="007B2E58">
        <w:t>)</w:t>
      </w:r>
    </w:p>
    <w:p w14:paraId="1D46574B" w14:textId="5F5D8120" w:rsidR="00BA22F2" w:rsidRDefault="00BA22F2" w:rsidP="00836C45">
      <w:pPr>
        <w:ind w:firstLine="480"/>
        <w:rPr>
          <w:kern w:val="0"/>
        </w:rPr>
      </w:pPr>
      <w:r w:rsidRPr="00836C45">
        <w:rPr>
          <w:rStyle w:val="fontstyle21"/>
          <w:rFonts w:hint="default"/>
        </w:rPr>
        <w:t>4）</w:t>
      </w:r>
      <w:r w:rsidR="00D17EBF" w:rsidRPr="00836C45">
        <w:rPr>
          <w:rFonts w:hint="eastAsia"/>
          <w:kern w:val="0"/>
        </w:rPr>
        <w:t>数据库</w:t>
      </w:r>
      <w:r w:rsidR="00836C45" w:rsidRPr="00836C45">
        <w:rPr>
          <w:rStyle w:val="fontstyle21"/>
          <w:rFonts w:hint="default"/>
        </w:rPr>
        <w:t>删除</w:t>
      </w:r>
      <w:r w:rsidR="00716372">
        <w:rPr>
          <w:rFonts w:hint="eastAsia"/>
          <w:kern w:val="0"/>
        </w:rPr>
        <w:t>功能</w:t>
      </w:r>
    </w:p>
    <w:p w14:paraId="1CF59551" w14:textId="77777777" w:rsidR="00DF2393" w:rsidRDefault="00DF2393" w:rsidP="00DF2393">
      <w:pPr>
        <w:pStyle w:val="a4"/>
        <w:keepNext/>
      </w:pPr>
      <w:r>
        <w:rPr>
          <w:noProof/>
        </w:rPr>
        <w:lastRenderedPageBreak/>
        <w:drawing>
          <wp:inline distT="0" distB="0" distL="0" distR="0" wp14:anchorId="5225EEB0" wp14:editId="57ACF696">
            <wp:extent cx="5270500" cy="3040087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352F" w14:textId="730ADD87" w:rsidR="00D81316" w:rsidRPr="00836C45" w:rsidRDefault="00DF2393" w:rsidP="00DF2393">
      <w:pPr>
        <w:pStyle w:val="a3"/>
        <w:rPr>
          <w:rStyle w:val="fontstyle21"/>
          <w:rFonts w:ascii="Times New Roman" w:hAnsi="Times New Roman" w:hint="default"/>
          <w:color w:val="auto"/>
          <w:kern w:val="0"/>
          <w:szCs w:val="22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67087">
        <w:rPr>
          <w:noProof/>
        </w:rPr>
        <w:t>10</w:t>
      </w:r>
      <w:r>
        <w:fldChar w:fldCharType="end"/>
      </w:r>
      <w:r>
        <w:rPr>
          <w:rFonts w:hint="eastAsia"/>
        </w:rPr>
        <w:t xml:space="preserve"> </w:t>
      </w:r>
      <w:r>
        <w:t>数据库</w:t>
      </w:r>
      <w:r>
        <w:rPr>
          <w:rFonts w:hint="eastAsia"/>
        </w:rPr>
        <w:t>删除</w:t>
      </w:r>
      <w:r w:rsidRPr="00513669">
        <w:t>功能</w:t>
      </w:r>
      <w:r w:rsidRPr="00513669">
        <w:t>RUCM (a)</w:t>
      </w:r>
    </w:p>
    <w:p w14:paraId="358512C9" w14:textId="77777777" w:rsidR="00DF2393" w:rsidRDefault="00DF2393" w:rsidP="00DF2393">
      <w:pPr>
        <w:pStyle w:val="a4"/>
        <w:keepNext/>
      </w:pPr>
      <w:r>
        <w:rPr>
          <w:noProof/>
        </w:rPr>
        <w:drawing>
          <wp:inline distT="0" distB="0" distL="0" distR="0" wp14:anchorId="607B34E6" wp14:editId="6F3B0C42">
            <wp:extent cx="5270500" cy="2808480"/>
            <wp:effectExtent l="0" t="0" r="0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5B64" w14:textId="299390A1" w:rsidR="00DF2393" w:rsidRDefault="00DF2393" w:rsidP="00DF2393">
      <w:pPr>
        <w:pStyle w:val="a3"/>
        <w:rPr>
          <w:rStyle w:val="fontstyle21"/>
          <w:rFonts w:hint="default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67087">
        <w:rPr>
          <w:noProof/>
        </w:rPr>
        <w:t>11</w:t>
      </w:r>
      <w:r>
        <w:fldChar w:fldCharType="end"/>
      </w:r>
      <w:r>
        <w:rPr>
          <w:rFonts w:hint="eastAsia"/>
        </w:rPr>
        <w:t xml:space="preserve"> </w:t>
      </w:r>
      <w:r>
        <w:t>数据库</w:t>
      </w:r>
      <w:r>
        <w:rPr>
          <w:rFonts w:hint="eastAsia"/>
        </w:rPr>
        <w:t>删除</w:t>
      </w:r>
      <w:r w:rsidRPr="00146355">
        <w:t>功能</w:t>
      </w:r>
      <w:r>
        <w:t>RUCM (</w:t>
      </w:r>
      <w:r>
        <w:rPr>
          <w:rFonts w:hint="eastAsia"/>
        </w:rPr>
        <w:t>b</w:t>
      </w:r>
      <w:r w:rsidRPr="00146355">
        <w:t>)</w:t>
      </w:r>
    </w:p>
    <w:p w14:paraId="567F6C64" w14:textId="617B71A8" w:rsidR="00BA22F2" w:rsidRDefault="00BA22F2" w:rsidP="00836C45">
      <w:pPr>
        <w:ind w:firstLine="480"/>
        <w:rPr>
          <w:kern w:val="0"/>
        </w:rPr>
      </w:pPr>
      <w:r w:rsidRPr="00836C45">
        <w:rPr>
          <w:rStyle w:val="fontstyle21"/>
          <w:rFonts w:hint="default"/>
        </w:rPr>
        <w:t>5）</w:t>
      </w:r>
      <w:bookmarkStart w:id="96" w:name="OLE_LINK37"/>
      <w:bookmarkStart w:id="97" w:name="OLE_LINK38"/>
      <w:r w:rsidR="00836C45" w:rsidRPr="00836C45">
        <w:rPr>
          <w:rFonts w:hint="eastAsia"/>
          <w:kern w:val="0"/>
        </w:rPr>
        <w:t>数据库修改</w:t>
      </w:r>
      <w:bookmarkEnd w:id="96"/>
      <w:bookmarkEnd w:id="97"/>
      <w:r w:rsidR="00716372">
        <w:rPr>
          <w:rFonts w:hint="eastAsia"/>
          <w:kern w:val="0"/>
        </w:rPr>
        <w:t>功能</w:t>
      </w:r>
    </w:p>
    <w:p w14:paraId="4AD19262" w14:textId="77777777" w:rsidR="00DF2393" w:rsidRDefault="00DF2393" w:rsidP="00DF2393">
      <w:pPr>
        <w:pStyle w:val="a4"/>
        <w:keepNext/>
      </w:pPr>
      <w:r>
        <w:rPr>
          <w:noProof/>
        </w:rPr>
        <w:lastRenderedPageBreak/>
        <w:drawing>
          <wp:inline distT="0" distB="0" distL="0" distR="0" wp14:anchorId="1F7C260A" wp14:editId="72667B27">
            <wp:extent cx="5270500" cy="345571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2791" w14:textId="20E8AE21" w:rsidR="00D81316" w:rsidRDefault="00DF2393" w:rsidP="00DF2393">
      <w:pPr>
        <w:pStyle w:val="a3"/>
        <w:rPr>
          <w:rStyle w:val="fontstyle21"/>
          <w:rFonts w:hint="default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67087">
        <w:rPr>
          <w:noProof/>
        </w:rPr>
        <w:t>12</w:t>
      </w:r>
      <w:r>
        <w:fldChar w:fldCharType="end"/>
      </w:r>
      <w:r>
        <w:rPr>
          <w:rFonts w:hint="eastAsia"/>
        </w:rPr>
        <w:t xml:space="preserve"> </w:t>
      </w:r>
      <w:r>
        <w:t>数据库</w:t>
      </w:r>
      <w:r>
        <w:rPr>
          <w:rFonts w:hint="eastAsia"/>
        </w:rPr>
        <w:t>修改</w:t>
      </w:r>
      <w:r w:rsidRPr="007E467C">
        <w:t>功能</w:t>
      </w:r>
      <w:r>
        <w:t>RUCM (</w:t>
      </w:r>
      <w:r>
        <w:rPr>
          <w:rFonts w:hint="eastAsia"/>
        </w:rPr>
        <w:t>a</w:t>
      </w:r>
      <w:r w:rsidRPr="007E467C">
        <w:t>)</w:t>
      </w:r>
    </w:p>
    <w:p w14:paraId="1A6D4E5A" w14:textId="77777777" w:rsidR="00DF2393" w:rsidRDefault="00DF2393" w:rsidP="00DF2393">
      <w:pPr>
        <w:pStyle w:val="a4"/>
        <w:keepNext/>
      </w:pPr>
      <w:r>
        <w:rPr>
          <w:noProof/>
        </w:rPr>
        <w:drawing>
          <wp:inline distT="0" distB="0" distL="0" distR="0" wp14:anchorId="04603001" wp14:editId="288BC7DC">
            <wp:extent cx="5270500" cy="1369975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75FC" w14:textId="3AB90906" w:rsidR="00DF2393" w:rsidRPr="00DF2393" w:rsidRDefault="00DF2393" w:rsidP="00DF2393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67087">
        <w:rPr>
          <w:noProof/>
        </w:rPr>
        <w:t>13</w:t>
      </w:r>
      <w:r>
        <w:fldChar w:fldCharType="end"/>
      </w:r>
      <w:r>
        <w:rPr>
          <w:rFonts w:hint="eastAsia"/>
        </w:rPr>
        <w:t xml:space="preserve"> </w:t>
      </w:r>
      <w:r>
        <w:t>数据库</w:t>
      </w:r>
      <w:r>
        <w:rPr>
          <w:rFonts w:hint="eastAsia"/>
        </w:rPr>
        <w:t>修改</w:t>
      </w:r>
      <w:r w:rsidRPr="00AC7FAB">
        <w:t>功能</w:t>
      </w:r>
      <w:r>
        <w:t>RUCM (</w:t>
      </w:r>
      <w:r>
        <w:rPr>
          <w:rFonts w:hint="eastAsia"/>
        </w:rPr>
        <w:t>b</w:t>
      </w:r>
      <w:r w:rsidRPr="00AC7FAB">
        <w:t>)</w:t>
      </w:r>
    </w:p>
    <w:p w14:paraId="2995EC72" w14:textId="06D392FC" w:rsidR="00BA22F2" w:rsidRDefault="00BA22F2" w:rsidP="004519AD">
      <w:pPr>
        <w:ind w:firstLine="480"/>
        <w:rPr>
          <w:kern w:val="0"/>
        </w:rPr>
      </w:pPr>
      <w:r w:rsidRPr="00836C45">
        <w:rPr>
          <w:rStyle w:val="fontstyle21"/>
          <w:rFonts w:hint="default"/>
        </w:rPr>
        <w:t>6）</w:t>
      </w:r>
      <w:r w:rsidR="00836C45" w:rsidRPr="00836C45">
        <w:rPr>
          <w:rFonts w:hint="eastAsia"/>
          <w:kern w:val="0"/>
        </w:rPr>
        <w:t>数据库修改</w:t>
      </w:r>
      <w:bookmarkStart w:id="98" w:name="OLE_LINK39"/>
      <w:bookmarkStart w:id="99" w:name="OLE_LINK40"/>
      <w:r w:rsidR="00716372">
        <w:rPr>
          <w:rFonts w:hint="eastAsia"/>
          <w:kern w:val="0"/>
        </w:rPr>
        <w:t>功能</w:t>
      </w:r>
      <w:bookmarkEnd w:id="98"/>
      <w:bookmarkEnd w:id="99"/>
    </w:p>
    <w:p w14:paraId="3E016282" w14:textId="77777777" w:rsidR="00E25D24" w:rsidRDefault="00E25D24" w:rsidP="00E25D24">
      <w:pPr>
        <w:pStyle w:val="a4"/>
        <w:keepNext/>
      </w:pPr>
      <w:r>
        <w:rPr>
          <w:noProof/>
        </w:rPr>
        <w:lastRenderedPageBreak/>
        <w:drawing>
          <wp:inline distT="0" distB="0" distL="0" distR="0" wp14:anchorId="779500BA" wp14:editId="3CD6212E">
            <wp:extent cx="5270500" cy="315113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90D5" w14:textId="660DEF58" w:rsidR="00D81316" w:rsidRDefault="00E25D24" w:rsidP="00E25D24">
      <w:pPr>
        <w:pStyle w:val="a3"/>
        <w:rPr>
          <w:rStyle w:val="fontstyle21"/>
          <w:rFonts w:hint="default"/>
          <w:color w:val="auto"/>
          <w:kern w:val="0"/>
          <w:sz w:val="18"/>
          <w:szCs w:val="1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67087">
        <w:rPr>
          <w:noProof/>
        </w:rPr>
        <w:t>14</w:t>
      </w:r>
      <w:r>
        <w:fldChar w:fldCharType="end"/>
      </w:r>
      <w:r>
        <w:rPr>
          <w:rFonts w:hint="eastAsia"/>
        </w:rPr>
        <w:t xml:space="preserve"> </w:t>
      </w:r>
      <w:r>
        <w:t>数据库</w:t>
      </w:r>
      <w:r>
        <w:rPr>
          <w:rFonts w:hint="eastAsia"/>
        </w:rPr>
        <w:t>查询</w:t>
      </w:r>
      <w:r w:rsidRPr="00BD7076">
        <w:t>功能</w:t>
      </w:r>
      <w:r w:rsidRPr="00BD7076">
        <w:t>RUCM (a)</w:t>
      </w:r>
    </w:p>
    <w:p w14:paraId="1D0A0227" w14:textId="77777777" w:rsidR="00E25D24" w:rsidRDefault="00E25D24" w:rsidP="00E25D24">
      <w:pPr>
        <w:pStyle w:val="a4"/>
        <w:keepNext/>
      </w:pPr>
      <w:r>
        <w:rPr>
          <w:noProof/>
        </w:rPr>
        <w:drawing>
          <wp:inline distT="0" distB="0" distL="0" distR="0" wp14:anchorId="3F65614A" wp14:editId="59D613AB">
            <wp:extent cx="5270500" cy="2740584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141E" w14:textId="6A00E98C" w:rsidR="00E25D24" w:rsidRPr="00E25D24" w:rsidRDefault="00E25D24" w:rsidP="00E25D24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67087">
        <w:rPr>
          <w:noProof/>
        </w:rPr>
        <w:t>15</w:t>
      </w:r>
      <w:r>
        <w:fldChar w:fldCharType="end"/>
      </w:r>
      <w:r>
        <w:rPr>
          <w:rFonts w:hint="eastAsia"/>
        </w:rPr>
        <w:t xml:space="preserve"> </w:t>
      </w:r>
      <w:r>
        <w:t>数据库</w:t>
      </w:r>
      <w:r>
        <w:rPr>
          <w:rFonts w:hint="eastAsia"/>
        </w:rPr>
        <w:t>查询</w:t>
      </w:r>
      <w:r w:rsidRPr="004A6903">
        <w:t>功能</w:t>
      </w:r>
      <w:r>
        <w:t>RUCM (</w:t>
      </w:r>
      <w:r>
        <w:rPr>
          <w:rFonts w:hint="eastAsia"/>
        </w:rPr>
        <w:t>b</w:t>
      </w:r>
      <w:r w:rsidRPr="004A6903">
        <w:t>)</w:t>
      </w:r>
    </w:p>
    <w:p w14:paraId="4EADC1F1" w14:textId="64E35255" w:rsidR="00BA22F2" w:rsidRDefault="00BA22F2" w:rsidP="001B2054">
      <w:pPr>
        <w:pStyle w:val="p1"/>
        <w:ind w:firstLine="480"/>
        <w:rPr>
          <w:rStyle w:val="fontstyle21"/>
          <w:rFonts w:hint="default"/>
        </w:rPr>
      </w:pPr>
      <w:r>
        <w:rPr>
          <w:rStyle w:val="fontstyle21"/>
          <w:rFonts w:hint="default"/>
        </w:rPr>
        <w:t>7）</w:t>
      </w:r>
      <w:r w:rsidR="00E977C7">
        <w:rPr>
          <w:rStyle w:val="fontstyle21"/>
          <w:rFonts w:hint="default"/>
        </w:rPr>
        <w:t>请求响应</w:t>
      </w:r>
      <w:r w:rsidR="00716372">
        <w:rPr>
          <w:rStyle w:val="fontstyle21"/>
          <w:rFonts w:hint="default"/>
        </w:rPr>
        <w:t>功能</w:t>
      </w:r>
    </w:p>
    <w:p w14:paraId="35CC080A" w14:textId="77777777" w:rsidR="00DF1875" w:rsidRDefault="00DF1875" w:rsidP="00DF1875">
      <w:pPr>
        <w:pStyle w:val="a4"/>
        <w:keepNext/>
      </w:pPr>
      <w:r>
        <w:rPr>
          <w:noProof/>
        </w:rPr>
        <w:lastRenderedPageBreak/>
        <w:drawing>
          <wp:inline distT="0" distB="0" distL="0" distR="0" wp14:anchorId="5DE4EBAE" wp14:editId="5A19339E">
            <wp:extent cx="5270500" cy="312892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2D33" w14:textId="19F64A59" w:rsidR="00D81316" w:rsidRDefault="00DF1875" w:rsidP="00DF1875">
      <w:pPr>
        <w:pStyle w:val="a3"/>
        <w:rPr>
          <w:rStyle w:val="fontstyle21"/>
          <w:rFonts w:hint="default"/>
          <w:color w:val="auto"/>
          <w:sz w:val="18"/>
          <w:szCs w:val="1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67087">
        <w:rPr>
          <w:noProof/>
        </w:rPr>
        <w:t>16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请求响应功能</w:t>
      </w:r>
      <w:r>
        <w:rPr>
          <w:rFonts w:hint="eastAsia"/>
        </w:rPr>
        <w:t xml:space="preserve"> RUCM (a)</w:t>
      </w:r>
    </w:p>
    <w:p w14:paraId="2B2D7F15" w14:textId="77777777" w:rsidR="00DF1875" w:rsidRDefault="00DF1875" w:rsidP="00DF1875">
      <w:pPr>
        <w:pStyle w:val="a4"/>
        <w:keepNext/>
      </w:pPr>
      <w:r>
        <w:rPr>
          <w:noProof/>
        </w:rPr>
        <w:drawing>
          <wp:inline distT="0" distB="0" distL="0" distR="0" wp14:anchorId="1493200A" wp14:editId="4439B4AA">
            <wp:extent cx="5270500" cy="960696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1FA0" w14:textId="1BAEA308" w:rsidR="00DF1875" w:rsidRPr="00DF1875" w:rsidRDefault="00DF1875" w:rsidP="00DF1875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67087">
        <w:rPr>
          <w:noProof/>
        </w:rPr>
        <w:t>17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请求响应功能</w:t>
      </w:r>
      <w:r>
        <w:rPr>
          <w:rFonts w:hint="eastAsia"/>
        </w:rPr>
        <w:t xml:space="preserve"> RUCM (b)</w:t>
      </w:r>
    </w:p>
    <w:p w14:paraId="2A67AEA4" w14:textId="7863029E" w:rsidR="00A1602C" w:rsidRDefault="00BA22F2" w:rsidP="00E977C7">
      <w:pPr>
        <w:ind w:firstLine="480"/>
      </w:pPr>
      <w:r>
        <w:rPr>
          <w:rStyle w:val="fontstyle21"/>
          <w:rFonts w:hint="default"/>
        </w:rPr>
        <w:t>8）</w:t>
      </w:r>
      <w:r w:rsidR="00AC7ECB">
        <w:rPr>
          <w:rFonts w:hint="eastAsia"/>
        </w:rPr>
        <w:t>拦截功能</w:t>
      </w:r>
    </w:p>
    <w:p w14:paraId="3DF6FBA1" w14:textId="38CCE274" w:rsidR="0086193C" w:rsidRDefault="0086193C" w:rsidP="00E977C7">
      <w:pPr>
        <w:ind w:firstLine="480"/>
        <w:rPr>
          <w:rFonts w:ascii="宋体" w:hAnsi="宋体"/>
          <w:kern w:val="0"/>
          <w:sz w:val="18"/>
          <w:szCs w:val="18"/>
        </w:rPr>
      </w:pPr>
      <w:r>
        <w:rPr>
          <w:rFonts w:hint="eastAsia"/>
        </w:rPr>
        <w:t>//</w:t>
      </w:r>
      <w:r w:rsidRPr="0086193C">
        <w:rPr>
          <w:rFonts w:hint="eastAsia"/>
          <w:color w:val="FF0000"/>
        </w:rPr>
        <w:t>TODO</w:t>
      </w:r>
    </w:p>
    <w:p w14:paraId="2AD93736" w14:textId="76E9DE51" w:rsidR="00973056" w:rsidRDefault="008B38D8" w:rsidP="009B5906">
      <w:pPr>
        <w:pStyle w:val="3"/>
        <w:ind w:firstLineChars="199" w:firstLine="479"/>
      </w:pPr>
      <w:bookmarkStart w:id="100" w:name="_Toc478140213"/>
      <w:commentRangeStart w:id="101"/>
      <w:r>
        <w:rPr>
          <w:rFonts w:hint="eastAsia"/>
        </w:rPr>
        <w:t>3.3</w:t>
      </w:r>
      <w:r w:rsidR="00973056">
        <w:rPr>
          <w:rFonts w:hint="eastAsia"/>
        </w:rPr>
        <w:t xml:space="preserve"> </w:t>
      </w:r>
      <w:r w:rsidR="00973056">
        <w:rPr>
          <w:rFonts w:hint="eastAsia"/>
        </w:rPr>
        <w:t>性能需求</w:t>
      </w:r>
      <w:bookmarkEnd w:id="100"/>
      <w:commentRangeEnd w:id="101"/>
      <w:r w:rsidR="00C7613E">
        <w:rPr>
          <w:rStyle w:val="af0"/>
          <w:b w:val="0"/>
          <w:bCs w:val="0"/>
        </w:rPr>
        <w:commentReference w:id="101"/>
      </w:r>
    </w:p>
    <w:p w14:paraId="3FA41F6A" w14:textId="31FDD3A7" w:rsidR="002825F6" w:rsidRDefault="00483DD7" w:rsidP="002825F6">
      <w:pPr>
        <w:ind w:firstLine="480"/>
      </w:pPr>
      <w:r>
        <w:rPr>
          <w:rFonts w:hint="eastAsia"/>
        </w:rPr>
        <w:t>1</w:t>
      </w:r>
      <w:r w:rsidR="00F32098">
        <w:rPr>
          <w:rFonts w:hint="eastAsia"/>
        </w:rPr>
        <w:t>）</w:t>
      </w:r>
      <w:r w:rsidR="00917EF6" w:rsidRPr="00917EF6">
        <w:rPr>
          <w:rFonts w:hint="eastAsia"/>
        </w:rPr>
        <w:t>数据库操作中适当利用缓存，</w:t>
      </w:r>
      <w:r w:rsidR="00CE1739">
        <w:rPr>
          <w:rFonts w:hint="eastAsia"/>
        </w:rPr>
        <w:t>以</w:t>
      </w:r>
      <w:r w:rsidR="00917EF6" w:rsidRPr="00917EF6">
        <w:rPr>
          <w:rFonts w:hint="eastAsia"/>
        </w:rPr>
        <w:t>降低数据库访问开销。</w:t>
      </w:r>
    </w:p>
    <w:p w14:paraId="1F4C37C8" w14:textId="1E95D667" w:rsidR="002825F6" w:rsidRDefault="00483DD7" w:rsidP="002825F6">
      <w:pPr>
        <w:ind w:firstLine="480"/>
      </w:pPr>
      <w:r>
        <w:rPr>
          <w:rFonts w:hint="eastAsia"/>
        </w:rPr>
        <w:t>2</w:t>
      </w:r>
      <w:r w:rsidR="00F32098">
        <w:rPr>
          <w:rFonts w:hint="eastAsia"/>
        </w:rPr>
        <w:t>）</w:t>
      </w:r>
      <w:r w:rsidRPr="00483DD7">
        <w:rPr>
          <w:rFonts w:hint="eastAsia"/>
        </w:rPr>
        <w:t>MVC</w:t>
      </w:r>
      <w:r w:rsidRPr="00483DD7">
        <w:rPr>
          <w:rFonts w:hint="eastAsia"/>
        </w:rPr>
        <w:t>架构必须能够支持一定规模的并发请求。</w:t>
      </w:r>
    </w:p>
    <w:p w14:paraId="4ED50352" w14:textId="71D697AA" w:rsidR="00483DD7" w:rsidRDefault="00483DD7" w:rsidP="002825F6">
      <w:pPr>
        <w:ind w:firstLine="480"/>
      </w:pPr>
      <w:r>
        <w:rPr>
          <w:rFonts w:hint="eastAsia"/>
        </w:rPr>
        <w:t>3</w:t>
      </w:r>
      <w:r w:rsidR="00F32098">
        <w:rPr>
          <w:rFonts w:hint="eastAsia"/>
        </w:rPr>
        <w:t>）</w:t>
      </w:r>
      <w:r w:rsidRPr="00483DD7">
        <w:rPr>
          <w:rFonts w:hint="eastAsia"/>
        </w:rPr>
        <w:t>Ｍ</w:t>
      </w:r>
      <w:r w:rsidRPr="00483DD7">
        <w:rPr>
          <w:rFonts w:hint="eastAsia"/>
        </w:rPr>
        <w:t>VC</w:t>
      </w:r>
      <w:r w:rsidRPr="00483DD7">
        <w:rPr>
          <w:rFonts w:hint="eastAsia"/>
        </w:rPr>
        <w:t>架构每秒钟能够处理足够多的请求。</w:t>
      </w:r>
    </w:p>
    <w:p w14:paraId="44924E9E" w14:textId="26BA2BE0" w:rsidR="00483DD7" w:rsidRDefault="00483DD7" w:rsidP="002825F6">
      <w:pPr>
        <w:ind w:firstLine="480"/>
      </w:pPr>
      <w:r>
        <w:rPr>
          <w:rFonts w:hint="eastAsia"/>
        </w:rPr>
        <w:t>4</w:t>
      </w:r>
      <w:r w:rsidR="00F32098">
        <w:rPr>
          <w:rFonts w:hint="eastAsia"/>
        </w:rPr>
        <w:t>）</w:t>
      </w:r>
      <w:r w:rsidRPr="00483DD7">
        <w:rPr>
          <w:rFonts w:hint="eastAsia"/>
        </w:rPr>
        <w:t>Ｍ</w:t>
      </w:r>
      <w:r w:rsidRPr="00483DD7">
        <w:rPr>
          <w:rFonts w:hint="eastAsia"/>
        </w:rPr>
        <w:t>VC</w:t>
      </w:r>
      <w:r w:rsidRPr="00483DD7">
        <w:rPr>
          <w:rFonts w:hint="eastAsia"/>
        </w:rPr>
        <w:t>架构需要避免过度解耦，造成性能不必要的损失。</w:t>
      </w:r>
    </w:p>
    <w:p w14:paraId="1A0B055A" w14:textId="79E59486" w:rsidR="00483DD7" w:rsidRPr="00643019" w:rsidRDefault="00483DD7" w:rsidP="002825F6">
      <w:pPr>
        <w:ind w:firstLine="480"/>
      </w:pPr>
      <w:r>
        <w:rPr>
          <w:rFonts w:hint="eastAsia"/>
        </w:rPr>
        <w:t>5</w:t>
      </w:r>
      <w:r w:rsidR="00F32098">
        <w:rPr>
          <w:rFonts w:hint="eastAsia"/>
        </w:rPr>
        <w:t>）</w:t>
      </w:r>
      <w:r w:rsidRPr="00483DD7">
        <w:rPr>
          <w:rFonts w:hint="eastAsia"/>
        </w:rPr>
        <w:t>Ｍ</w:t>
      </w:r>
      <w:r w:rsidRPr="00483DD7">
        <w:rPr>
          <w:rFonts w:hint="eastAsia"/>
        </w:rPr>
        <w:t>VC</w:t>
      </w:r>
      <w:r w:rsidRPr="00483DD7">
        <w:rPr>
          <w:rFonts w:hint="eastAsia"/>
        </w:rPr>
        <w:t>架构应当提供一定的可扩展性和用户定制，增强可配置性。</w:t>
      </w:r>
    </w:p>
    <w:p w14:paraId="6ED925D9" w14:textId="3F917717" w:rsidR="00BF2E67" w:rsidRDefault="001A5CBC" w:rsidP="001627F3">
      <w:pPr>
        <w:pStyle w:val="3"/>
        <w:ind w:firstLine="482"/>
      </w:pPr>
      <w:bookmarkStart w:id="102" w:name="_Toc478140214"/>
      <w:r>
        <w:rPr>
          <w:rFonts w:hint="eastAsia"/>
        </w:rPr>
        <w:t>3.4</w:t>
      </w:r>
      <w:r w:rsidR="00973056" w:rsidRPr="0040613B">
        <w:rPr>
          <w:rFonts w:hint="eastAsia"/>
        </w:rPr>
        <w:t xml:space="preserve"> </w:t>
      </w:r>
      <w:r w:rsidR="00973056" w:rsidRPr="0040613B">
        <w:rPr>
          <w:rFonts w:hint="eastAsia"/>
        </w:rPr>
        <w:t>输入和输出</w:t>
      </w:r>
      <w:bookmarkEnd w:id="102"/>
    </w:p>
    <w:p w14:paraId="649FE7E8" w14:textId="4D8C14FD" w:rsidR="009B5906" w:rsidRDefault="00AE561A" w:rsidP="00AE561A">
      <w:pPr>
        <w:ind w:firstLine="480"/>
      </w:pPr>
      <w:r>
        <w:rPr>
          <w:rFonts w:hint="eastAsia"/>
        </w:rPr>
        <w:t>对于浏览器来说，</w:t>
      </w:r>
      <w:r w:rsidR="00B11846">
        <w:rPr>
          <w:rFonts w:hint="eastAsia"/>
        </w:rPr>
        <w:t>输入是</w:t>
      </w:r>
      <w:r w:rsidR="00B11846">
        <w:rPr>
          <w:rFonts w:hint="eastAsia"/>
        </w:rPr>
        <w:t>http</w:t>
      </w:r>
      <w:r w:rsidR="00B11846">
        <w:rPr>
          <w:rFonts w:hint="eastAsia"/>
        </w:rPr>
        <w:t>请求，输出是</w:t>
      </w:r>
      <w:r w:rsidR="00B11846">
        <w:rPr>
          <w:rFonts w:hint="eastAsia"/>
        </w:rPr>
        <w:t>http</w:t>
      </w:r>
      <w:r w:rsidR="00B11846">
        <w:rPr>
          <w:rFonts w:hint="eastAsia"/>
        </w:rPr>
        <w:t>响应。</w:t>
      </w:r>
    </w:p>
    <w:p w14:paraId="07EE3478" w14:textId="49B1275C" w:rsidR="00F30A3A" w:rsidRDefault="00F30A3A" w:rsidP="00AE561A">
      <w:pPr>
        <w:ind w:firstLine="480"/>
      </w:pPr>
      <w:r>
        <w:rPr>
          <w:rFonts w:hint="eastAsia"/>
        </w:rPr>
        <w:t>对于开发人员来说，输入是代码，输出是可运行的二进制</w:t>
      </w:r>
      <w:r>
        <w:rPr>
          <w:rFonts w:hint="eastAsia"/>
        </w:rPr>
        <w:t>jar</w:t>
      </w:r>
      <w:r>
        <w:rPr>
          <w:rFonts w:hint="eastAsia"/>
        </w:rPr>
        <w:t>文件</w:t>
      </w:r>
      <w:r w:rsidR="007F1517">
        <w:rPr>
          <w:rFonts w:hint="eastAsia"/>
        </w:rPr>
        <w:t>。</w:t>
      </w:r>
    </w:p>
    <w:p w14:paraId="619F1B23" w14:textId="636A9562" w:rsidR="008518D5" w:rsidRPr="00F30A3A" w:rsidRDefault="008518D5" w:rsidP="00AE561A">
      <w:pPr>
        <w:ind w:firstLine="480"/>
      </w:pPr>
      <w:r>
        <w:rPr>
          <w:rFonts w:hint="eastAsia"/>
        </w:rPr>
        <w:t>//</w:t>
      </w:r>
      <w:r w:rsidRPr="008518D5">
        <w:rPr>
          <w:rFonts w:hint="eastAsia"/>
          <w:color w:val="FF0000"/>
        </w:rPr>
        <w:t>TODO</w:t>
      </w:r>
    </w:p>
    <w:p w14:paraId="172027C4" w14:textId="68310944" w:rsidR="00973056" w:rsidRDefault="00515333" w:rsidP="0040613B">
      <w:pPr>
        <w:pStyle w:val="3"/>
        <w:ind w:firstLine="482"/>
      </w:pPr>
      <w:bookmarkStart w:id="103" w:name="_Toc478140215"/>
      <w:r>
        <w:rPr>
          <w:rFonts w:hint="eastAsia"/>
        </w:rPr>
        <w:t>3.5</w:t>
      </w:r>
      <w:r w:rsidR="00973056">
        <w:rPr>
          <w:rFonts w:hint="eastAsia"/>
        </w:rPr>
        <w:t xml:space="preserve"> </w:t>
      </w:r>
      <w:r w:rsidR="00973056">
        <w:rPr>
          <w:rFonts w:hint="eastAsia"/>
        </w:rPr>
        <w:t>数据库特性</w:t>
      </w:r>
      <w:bookmarkEnd w:id="103"/>
    </w:p>
    <w:p w14:paraId="60CD2ABE" w14:textId="789FFCB9" w:rsidR="00BD4625" w:rsidRDefault="00BD4625" w:rsidP="00BD4625">
      <w:pPr>
        <w:ind w:firstLine="480"/>
      </w:pPr>
      <w:r>
        <w:t>B</w:t>
      </w:r>
      <w:r>
        <w:rPr>
          <w:rFonts w:hint="eastAsia"/>
        </w:rPr>
        <w:t>laded</w:t>
      </w:r>
      <w:r>
        <w:rPr>
          <w:rFonts w:hint="eastAsia"/>
        </w:rPr>
        <w:t>框架的数据库有以下</w:t>
      </w:r>
      <w:commentRangeStart w:id="104"/>
      <w:r>
        <w:rPr>
          <w:rFonts w:hint="eastAsia"/>
        </w:rPr>
        <w:t>特性：</w:t>
      </w:r>
      <w:commentRangeEnd w:id="104"/>
      <w:r w:rsidR="00C7613E">
        <w:rPr>
          <w:rStyle w:val="af0"/>
        </w:rPr>
        <w:commentReference w:id="104"/>
      </w:r>
    </w:p>
    <w:p w14:paraId="2CAF3228" w14:textId="6CF1B05E" w:rsidR="00BD4625" w:rsidRDefault="00C05D6A" w:rsidP="00C05D6A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BD4625">
        <w:rPr>
          <w:rFonts w:hint="eastAsia"/>
        </w:rPr>
        <w:t>语法简介，代码量</w:t>
      </w:r>
      <w:r w:rsidR="009B5906">
        <w:rPr>
          <w:rFonts w:hint="eastAsia"/>
        </w:rPr>
        <w:t>少</w:t>
      </w:r>
      <w:r w:rsidR="009B5906">
        <w:rPr>
          <w:rFonts w:hint="eastAsia"/>
        </w:rPr>
        <w:t>,</w:t>
      </w:r>
      <w:r w:rsidR="009B5906">
        <w:rPr>
          <w:rFonts w:hint="eastAsia"/>
        </w:rPr>
        <w:t>用极少的代码量就能实现相应的数据访问功能。</w:t>
      </w:r>
    </w:p>
    <w:p w14:paraId="256E76C8" w14:textId="0F07E5FC" w:rsidR="00BD4625" w:rsidRDefault="00C05D6A" w:rsidP="00C05D6A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BD4625">
        <w:rPr>
          <w:rFonts w:hint="eastAsia"/>
        </w:rPr>
        <w:t>除了日志接口，不依赖第三方框架。</w:t>
      </w:r>
    </w:p>
    <w:p w14:paraId="2E5CE468" w14:textId="3D0EB450" w:rsidR="00BD4625" w:rsidRDefault="00C05D6A" w:rsidP="00C05D6A">
      <w:pPr>
        <w:ind w:firstLine="480"/>
      </w:pPr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r w:rsidR="00BD4625">
        <w:rPr>
          <w:rFonts w:hint="eastAsia"/>
        </w:rPr>
        <w:t>DSL</w:t>
      </w:r>
      <w:r w:rsidR="00BD4625">
        <w:rPr>
          <w:rFonts w:hint="eastAsia"/>
        </w:rPr>
        <w:t>风格，在程序</w:t>
      </w:r>
      <w:r w:rsidR="009B5906">
        <w:rPr>
          <w:rFonts w:hint="eastAsia"/>
        </w:rPr>
        <w:t>编写</w:t>
      </w:r>
      <w:r w:rsidR="00BD4625">
        <w:rPr>
          <w:rFonts w:hint="eastAsia"/>
        </w:rPr>
        <w:t>过程中，类似</w:t>
      </w:r>
      <w:r w:rsidR="009B5906">
        <w:rPr>
          <w:rFonts w:hint="eastAsia"/>
        </w:rPr>
        <w:t>于一种</w:t>
      </w:r>
      <w:r w:rsidR="00BD4625">
        <w:rPr>
          <w:rFonts w:hint="eastAsia"/>
        </w:rPr>
        <w:t>链式风格。</w:t>
      </w:r>
    </w:p>
    <w:p w14:paraId="6CCECC8D" w14:textId="78282AA4" w:rsidR="00BD4625" w:rsidRPr="00BD4625" w:rsidRDefault="00C05D6A" w:rsidP="00C05D6A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）</w:t>
      </w:r>
      <w:r w:rsidR="00BD4625">
        <w:rPr>
          <w:rFonts w:hint="eastAsia"/>
        </w:rPr>
        <w:t>内置连接池，支持与其他连接池共用。</w:t>
      </w:r>
    </w:p>
    <w:p w14:paraId="47A2549B" w14:textId="1BFE012C" w:rsidR="00973056" w:rsidRDefault="00515333" w:rsidP="0040613B">
      <w:pPr>
        <w:pStyle w:val="3"/>
        <w:ind w:firstLine="482"/>
      </w:pPr>
      <w:bookmarkStart w:id="105" w:name="_Toc478140216"/>
      <w:r>
        <w:rPr>
          <w:rFonts w:hint="eastAsia"/>
        </w:rPr>
        <w:t>3.6</w:t>
      </w:r>
      <w:r w:rsidR="00973056">
        <w:rPr>
          <w:rFonts w:hint="eastAsia"/>
        </w:rPr>
        <w:t xml:space="preserve"> </w:t>
      </w:r>
      <w:r w:rsidR="00973056">
        <w:rPr>
          <w:rFonts w:hint="eastAsia"/>
        </w:rPr>
        <w:t>故障处理</w:t>
      </w:r>
      <w:bookmarkEnd w:id="105"/>
    </w:p>
    <w:p w14:paraId="0D7AB513" w14:textId="32ADFF4B" w:rsidR="009B5906" w:rsidRDefault="009B5906" w:rsidP="00CC6997">
      <w:pPr>
        <w:ind w:firstLine="480"/>
      </w:pPr>
      <w:r>
        <w:rPr>
          <w:rFonts w:hint="eastAsia"/>
        </w:rPr>
        <w:t>在浏览器执行请求操作时，如若出现以下错误，则</w:t>
      </w:r>
      <w:r w:rsidRPr="009B5906">
        <w:rPr>
          <w:rFonts w:hint="eastAsia"/>
        </w:rPr>
        <w:t>调用框架内置的</w:t>
      </w:r>
      <w:r w:rsidRPr="009B5906">
        <w:rPr>
          <w:rFonts w:hint="eastAsia"/>
        </w:rPr>
        <w:t>400</w:t>
      </w:r>
      <w:r w:rsidRPr="009B5906">
        <w:rPr>
          <w:rFonts w:hint="eastAsia"/>
        </w:rPr>
        <w:t>错误界面，并显示，同时提示出错信息</w:t>
      </w:r>
      <w:commentRangeStart w:id="106"/>
      <w:r w:rsidRPr="009B5906">
        <w:rPr>
          <w:rFonts w:hint="eastAsia"/>
        </w:rPr>
        <w:t>。</w:t>
      </w:r>
      <w:commentRangeEnd w:id="106"/>
      <w:r w:rsidR="00C7613E">
        <w:rPr>
          <w:rStyle w:val="af0"/>
        </w:rPr>
        <w:commentReference w:id="106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3025B" w14:paraId="241831CC" w14:textId="77777777" w:rsidTr="00D3025B">
        <w:tc>
          <w:tcPr>
            <w:tcW w:w="8290" w:type="dxa"/>
          </w:tcPr>
          <w:p w14:paraId="4F3B26F7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400 - </w:t>
            </w:r>
            <w:r w:rsidRPr="00B4663A">
              <w:rPr>
                <w:rFonts w:hint="eastAsia"/>
                <w:shd w:val="clear" w:color="auto" w:fill="FFFFFF"/>
              </w:rPr>
              <w:t>请求无效</w:t>
            </w:r>
          </w:p>
          <w:p w14:paraId="2B52B2FD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401.1 - </w:t>
            </w:r>
            <w:r w:rsidRPr="00B4663A">
              <w:rPr>
                <w:rFonts w:hint="eastAsia"/>
                <w:shd w:val="clear" w:color="auto" w:fill="FFFFFF"/>
              </w:rPr>
              <w:t>未授权：登录失败</w:t>
            </w:r>
          </w:p>
          <w:p w14:paraId="1EA964E9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401.2 - </w:t>
            </w:r>
            <w:r w:rsidRPr="00B4663A">
              <w:rPr>
                <w:rFonts w:hint="eastAsia"/>
                <w:shd w:val="clear" w:color="auto" w:fill="FFFFFF"/>
              </w:rPr>
              <w:t>未授权：服务器配置问题导致登录失败</w:t>
            </w:r>
          </w:p>
          <w:p w14:paraId="6390FFAE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401.3 - ACL </w:t>
            </w:r>
            <w:r w:rsidRPr="00B4663A">
              <w:rPr>
                <w:rFonts w:hint="eastAsia"/>
                <w:shd w:val="clear" w:color="auto" w:fill="FFFFFF"/>
              </w:rPr>
              <w:t>禁止访问资源</w:t>
            </w:r>
          </w:p>
          <w:p w14:paraId="4CADA986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401.4 - </w:t>
            </w:r>
            <w:r w:rsidRPr="00B4663A">
              <w:rPr>
                <w:rFonts w:hint="eastAsia"/>
                <w:shd w:val="clear" w:color="auto" w:fill="FFFFFF"/>
              </w:rPr>
              <w:t>未授权：授权被</w:t>
            </w:r>
            <w:proofErr w:type="gramStart"/>
            <w:r w:rsidRPr="00B4663A">
              <w:rPr>
                <w:rFonts w:hint="eastAsia"/>
                <w:shd w:val="clear" w:color="auto" w:fill="FFFFFF"/>
              </w:rPr>
              <w:t>筛选器</w:t>
            </w:r>
            <w:proofErr w:type="gramEnd"/>
            <w:r w:rsidRPr="00B4663A">
              <w:rPr>
                <w:rFonts w:hint="eastAsia"/>
                <w:shd w:val="clear" w:color="auto" w:fill="FFFFFF"/>
              </w:rPr>
              <w:t>拒绝</w:t>
            </w:r>
          </w:p>
          <w:p w14:paraId="3D4D686D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401.5 - </w:t>
            </w:r>
            <w:r w:rsidRPr="00B4663A">
              <w:rPr>
                <w:rFonts w:hint="eastAsia"/>
                <w:shd w:val="clear" w:color="auto" w:fill="FFFFFF"/>
              </w:rPr>
              <w:t>未授权：</w:t>
            </w:r>
            <w:r w:rsidRPr="00B4663A">
              <w:rPr>
                <w:rFonts w:hint="eastAsia"/>
                <w:shd w:val="clear" w:color="auto" w:fill="FFFFFF"/>
              </w:rPr>
              <w:t xml:space="preserve">ISAPI </w:t>
            </w:r>
            <w:r w:rsidRPr="00B4663A">
              <w:rPr>
                <w:rFonts w:hint="eastAsia"/>
                <w:shd w:val="clear" w:color="auto" w:fill="FFFFFF"/>
              </w:rPr>
              <w:t>或</w:t>
            </w:r>
            <w:r w:rsidRPr="00B4663A">
              <w:rPr>
                <w:rFonts w:hint="eastAsia"/>
                <w:shd w:val="clear" w:color="auto" w:fill="FFFFFF"/>
              </w:rPr>
              <w:t xml:space="preserve"> CGI </w:t>
            </w:r>
            <w:r w:rsidRPr="00B4663A">
              <w:rPr>
                <w:rFonts w:hint="eastAsia"/>
                <w:shd w:val="clear" w:color="auto" w:fill="FFFFFF"/>
              </w:rPr>
              <w:t>授权失败</w:t>
            </w:r>
          </w:p>
          <w:p w14:paraId="5DABE2E8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403 - </w:t>
            </w:r>
            <w:r w:rsidRPr="00B4663A">
              <w:rPr>
                <w:rFonts w:hint="eastAsia"/>
                <w:shd w:val="clear" w:color="auto" w:fill="FFFFFF"/>
              </w:rPr>
              <w:t>禁止访问</w:t>
            </w:r>
          </w:p>
          <w:p w14:paraId="262CB8CC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403 - </w:t>
            </w:r>
            <w:r w:rsidRPr="00B4663A">
              <w:rPr>
                <w:rFonts w:hint="eastAsia"/>
                <w:shd w:val="clear" w:color="auto" w:fill="FFFFFF"/>
              </w:rPr>
              <w:t>对</w:t>
            </w:r>
            <w:r w:rsidRPr="00B4663A">
              <w:rPr>
                <w:rFonts w:hint="eastAsia"/>
                <w:shd w:val="clear" w:color="auto" w:fill="FFFFFF"/>
              </w:rPr>
              <w:t xml:space="preserve"> Internet </w:t>
            </w:r>
            <w:r w:rsidRPr="00B4663A">
              <w:rPr>
                <w:rFonts w:hint="eastAsia"/>
                <w:shd w:val="clear" w:color="auto" w:fill="FFFFFF"/>
              </w:rPr>
              <w:t>服务管理器</w:t>
            </w:r>
            <w:r w:rsidRPr="00B4663A">
              <w:rPr>
                <w:rFonts w:hint="eastAsia"/>
                <w:shd w:val="clear" w:color="auto" w:fill="FFFFFF"/>
              </w:rPr>
              <w:t xml:space="preserve"> (HTML) </w:t>
            </w:r>
            <w:r w:rsidRPr="00B4663A">
              <w:rPr>
                <w:rFonts w:hint="eastAsia"/>
                <w:shd w:val="clear" w:color="auto" w:fill="FFFFFF"/>
              </w:rPr>
              <w:t>的</w:t>
            </w:r>
            <w:proofErr w:type="gramStart"/>
            <w:r w:rsidRPr="00B4663A">
              <w:rPr>
                <w:rFonts w:hint="eastAsia"/>
                <w:shd w:val="clear" w:color="auto" w:fill="FFFFFF"/>
              </w:rPr>
              <w:t>访问仅</w:t>
            </w:r>
            <w:proofErr w:type="gramEnd"/>
            <w:r w:rsidRPr="00B4663A">
              <w:rPr>
                <w:rFonts w:hint="eastAsia"/>
                <w:shd w:val="clear" w:color="auto" w:fill="FFFFFF"/>
              </w:rPr>
              <w:t>限于</w:t>
            </w:r>
            <w:r w:rsidRPr="00B4663A">
              <w:rPr>
                <w:rFonts w:hint="eastAsia"/>
                <w:shd w:val="clear" w:color="auto" w:fill="FFFFFF"/>
              </w:rPr>
              <w:t xml:space="preserve"> </w:t>
            </w:r>
            <w:proofErr w:type="spellStart"/>
            <w:r w:rsidRPr="00B4663A">
              <w:rPr>
                <w:rFonts w:hint="eastAsia"/>
                <w:shd w:val="clear" w:color="auto" w:fill="FFFFFF"/>
              </w:rPr>
              <w:t>Localhost</w:t>
            </w:r>
            <w:proofErr w:type="spellEnd"/>
          </w:p>
          <w:p w14:paraId="1CBA2DC6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 </w:t>
            </w:r>
            <w:r w:rsidRPr="00B4663A">
              <w:rPr>
                <w:rFonts w:hint="eastAsia"/>
                <w:shd w:val="clear" w:color="auto" w:fill="FFFFFF"/>
              </w:rPr>
              <w:t>禁止访问：禁止可执行访问</w:t>
            </w:r>
          </w:p>
          <w:p w14:paraId="2D7AB93B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403.2 - </w:t>
            </w:r>
            <w:r w:rsidRPr="00B4663A">
              <w:rPr>
                <w:rFonts w:hint="eastAsia"/>
                <w:shd w:val="clear" w:color="auto" w:fill="FFFFFF"/>
              </w:rPr>
              <w:t>禁止访问：禁止读访问</w:t>
            </w:r>
          </w:p>
          <w:p w14:paraId="5820DE08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403.3 - </w:t>
            </w:r>
            <w:r w:rsidRPr="00B4663A">
              <w:rPr>
                <w:rFonts w:hint="eastAsia"/>
                <w:shd w:val="clear" w:color="auto" w:fill="FFFFFF"/>
              </w:rPr>
              <w:t>禁止访问：禁止写访问</w:t>
            </w:r>
          </w:p>
          <w:p w14:paraId="7FF2AB53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403.4 - </w:t>
            </w:r>
            <w:r w:rsidRPr="00B4663A">
              <w:rPr>
                <w:rFonts w:hint="eastAsia"/>
                <w:shd w:val="clear" w:color="auto" w:fill="FFFFFF"/>
              </w:rPr>
              <w:t>禁止访问：要求</w:t>
            </w:r>
            <w:r w:rsidRPr="00B4663A">
              <w:rPr>
                <w:rFonts w:hint="eastAsia"/>
                <w:shd w:val="clear" w:color="auto" w:fill="FFFFFF"/>
              </w:rPr>
              <w:t xml:space="preserve"> SSL</w:t>
            </w:r>
          </w:p>
          <w:p w14:paraId="1BA387DD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403.5 - </w:t>
            </w:r>
            <w:r w:rsidRPr="00B4663A">
              <w:rPr>
                <w:rFonts w:hint="eastAsia"/>
                <w:shd w:val="clear" w:color="auto" w:fill="FFFFFF"/>
              </w:rPr>
              <w:t>禁止访问：要求</w:t>
            </w:r>
            <w:r w:rsidRPr="00B4663A">
              <w:rPr>
                <w:rFonts w:hint="eastAsia"/>
                <w:shd w:val="clear" w:color="auto" w:fill="FFFFFF"/>
              </w:rPr>
              <w:t xml:space="preserve"> SSL 128</w:t>
            </w:r>
          </w:p>
          <w:p w14:paraId="6B9FF4BC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403.6 - </w:t>
            </w:r>
            <w:r w:rsidRPr="00B4663A">
              <w:rPr>
                <w:rFonts w:hint="eastAsia"/>
                <w:shd w:val="clear" w:color="auto" w:fill="FFFFFF"/>
              </w:rPr>
              <w:t>禁止访问：</w:t>
            </w:r>
            <w:r w:rsidRPr="00B4663A">
              <w:rPr>
                <w:rFonts w:hint="eastAsia"/>
                <w:shd w:val="clear" w:color="auto" w:fill="FFFFFF"/>
              </w:rPr>
              <w:t xml:space="preserve">IP </w:t>
            </w:r>
            <w:r w:rsidRPr="00B4663A">
              <w:rPr>
                <w:rFonts w:hint="eastAsia"/>
                <w:shd w:val="clear" w:color="auto" w:fill="FFFFFF"/>
              </w:rPr>
              <w:t>地址被拒绝</w:t>
            </w:r>
          </w:p>
          <w:p w14:paraId="727CCD20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403.7 - </w:t>
            </w:r>
            <w:r w:rsidRPr="00B4663A">
              <w:rPr>
                <w:rFonts w:hint="eastAsia"/>
                <w:shd w:val="clear" w:color="auto" w:fill="FFFFFF"/>
              </w:rPr>
              <w:t>禁止访问：要求客户证书</w:t>
            </w:r>
          </w:p>
          <w:p w14:paraId="38D63624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403.8 - </w:t>
            </w:r>
            <w:r w:rsidRPr="00B4663A">
              <w:rPr>
                <w:rFonts w:hint="eastAsia"/>
                <w:shd w:val="clear" w:color="auto" w:fill="FFFFFF"/>
              </w:rPr>
              <w:t>禁止访问：禁止站点访问</w:t>
            </w:r>
          </w:p>
          <w:p w14:paraId="0CE7E41D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403.9 - </w:t>
            </w:r>
            <w:r w:rsidRPr="00B4663A">
              <w:rPr>
                <w:rFonts w:hint="eastAsia"/>
                <w:shd w:val="clear" w:color="auto" w:fill="FFFFFF"/>
              </w:rPr>
              <w:t>禁止访问：连接的用户过多</w:t>
            </w:r>
          </w:p>
          <w:p w14:paraId="3726E8A1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403.10 - </w:t>
            </w:r>
            <w:r w:rsidRPr="00B4663A">
              <w:rPr>
                <w:rFonts w:hint="eastAsia"/>
                <w:shd w:val="clear" w:color="auto" w:fill="FFFFFF"/>
              </w:rPr>
              <w:t>禁止访问：配置无效</w:t>
            </w:r>
          </w:p>
          <w:p w14:paraId="6AB735E3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403.11 - </w:t>
            </w:r>
            <w:r w:rsidRPr="00B4663A">
              <w:rPr>
                <w:rFonts w:hint="eastAsia"/>
                <w:shd w:val="clear" w:color="auto" w:fill="FFFFFF"/>
              </w:rPr>
              <w:t>禁止访问：密码更改</w:t>
            </w:r>
          </w:p>
          <w:p w14:paraId="119B37A9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403.12 - </w:t>
            </w:r>
            <w:r w:rsidRPr="00B4663A">
              <w:rPr>
                <w:rFonts w:hint="eastAsia"/>
                <w:shd w:val="clear" w:color="auto" w:fill="FFFFFF"/>
              </w:rPr>
              <w:t>禁止访问：映射</w:t>
            </w:r>
            <w:proofErr w:type="gramStart"/>
            <w:r w:rsidRPr="00B4663A">
              <w:rPr>
                <w:rFonts w:hint="eastAsia"/>
                <w:shd w:val="clear" w:color="auto" w:fill="FFFFFF"/>
              </w:rPr>
              <w:t>器拒绝</w:t>
            </w:r>
            <w:proofErr w:type="gramEnd"/>
            <w:r w:rsidRPr="00B4663A">
              <w:rPr>
                <w:rFonts w:hint="eastAsia"/>
                <w:shd w:val="clear" w:color="auto" w:fill="FFFFFF"/>
              </w:rPr>
              <w:t>访问</w:t>
            </w:r>
          </w:p>
          <w:p w14:paraId="0AB2FAFB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403.13 - </w:t>
            </w:r>
            <w:r w:rsidRPr="00B4663A">
              <w:rPr>
                <w:rFonts w:hint="eastAsia"/>
                <w:shd w:val="clear" w:color="auto" w:fill="FFFFFF"/>
              </w:rPr>
              <w:t>禁止访问：客户证书已被吊销</w:t>
            </w:r>
          </w:p>
          <w:p w14:paraId="0F532596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403.15 - </w:t>
            </w:r>
            <w:r w:rsidRPr="00B4663A">
              <w:rPr>
                <w:rFonts w:hint="eastAsia"/>
                <w:shd w:val="clear" w:color="auto" w:fill="FFFFFF"/>
              </w:rPr>
              <w:t>禁止访问：客户访问许可过多</w:t>
            </w:r>
          </w:p>
          <w:p w14:paraId="03D59A07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403.16 - </w:t>
            </w:r>
            <w:r w:rsidRPr="00B4663A">
              <w:rPr>
                <w:rFonts w:hint="eastAsia"/>
                <w:shd w:val="clear" w:color="auto" w:fill="FFFFFF"/>
              </w:rPr>
              <w:t>禁止访问：客户证书不可信或者无效</w:t>
            </w:r>
          </w:p>
          <w:p w14:paraId="3482AA4D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403.17 - </w:t>
            </w:r>
            <w:r w:rsidRPr="00B4663A">
              <w:rPr>
                <w:rFonts w:hint="eastAsia"/>
                <w:shd w:val="clear" w:color="auto" w:fill="FFFFFF"/>
              </w:rPr>
              <w:t>禁止访问：客户证书已经到期或者尚未生效</w:t>
            </w:r>
          </w:p>
          <w:p w14:paraId="13CC28D0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404.1 - </w:t>
            </w:r>
            <w:r w:rsidRPr="00B4663A">
              <w:rPr>
                <w:rFonts w:hint="eastAsia"/>
                <w:shd w:val="clear" w:color="auto" w:fill="FFFFFF"/>
              </w:rPr>
              <w:t>无法找到</w:t>
            </w:r>
            <w:r w:rsidRPr="00B4663A">
              <w:rPr>
                <w:rFonts w:hint="eastAsia"/>
                <w:shd w:val="clear" w:color="auto" w:fill="FFFFFF"/>
              </w:rPr>
              <w:t xml:space="preserve"> Web </w:t>
            </w:r>
            <w:r w:rsidRPr="00B4663A">
              <w:rPr>
                <w:rFonts w:hint="eastAsia"/>
                <w:shd w:val="clear" w:color="auto" w:fill="FFFFFF"/>
              </w:rPr>
              <w:t>站点</w:t>
            </w:r>
          </w:p>
          <w:p w14:paraId="1A466910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404 - </w:t>
            </w:r>
            <w:r w:rsidRPr="00B4663A">
              <w:rPr>
                <w:rFonts w:hint="eastAsia"/>
                <w:shd w:val="clear" w:color="auto" w:fill="FFFFFF"/>
              </w:rPr>
              <w:t>无法找到文件</w:t>
            </w:r>
          </w:p>
          <w:p w14:paraId="1A3958D1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405 - </w:t>
            </w:r>
            <w:r w:rsidRPr="00B4663A">
              <w:rPr>
                <w:rFonts w:hint="eastAsia"/>
                <w:shd w:val="clear" w:color="auto" w:fill="FFFFFF"/>
              </w:rPr>
              <w:t>资源被禁止</w:t>
            </w:r>
          </w:p>
          <w:p w14:paraId="251100C6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406 - </w:t>
            </w:r>
            <w:r w:rsidRPr="00B4663A">
              <w:rPr>
                <w:rFonts w:hint="eastAsia"/>
                <w:shd w:val="clear" w:color="auto" w:fill="FFFFFF"/>
              </w:rPr>
              <w:t>无法接受</w:t>
            </w:r>
          </w:p>
          <w:p w14:paraId="18578446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407 - </w:t>
            </w:r>
            <w:r w:rsidRPr="00B4663A">
              <w:rPr>
                <w:rFonts w:hint="eastAsia"/>
                <w:shd w:val="clear" w:color="auto" w:fill="FFFFFF"/>
              </w:rPr>
              <w:t>要求代理身份验证</w:t>
            </w:r>
          </w:p>
          <w:p w14:paraId="707A2AD2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410 - </w:t>
            </w:r>
            <w:r w:rsidRPr="00B4663A">
              <w:rPr>
                <w:rFonts w:hint="eastAsia"/>
                <w:shd w:val="clear" w:color="auto" w:fill="FFFFFF"/>
              </w:rPr>
              <w:t>永远</w:t>
            </w:r>
            <w:proofErr w:type="gramStart"/>
            <w:r w:rsidRPr="00B4663A">
              <w:rPr>
                <w:rFonts w:hint="eastAsia"/>
                <w:shd w:val="clear" w:color="auto" w:fill="FFFFFF"/>
              </w:rPr>
              <w:t>不</w:t>
            </w:r>
            <w:proofErr w:type="gramEnd"/>
            <w:r w:rsidRPr="00B4663A">
              <w:rPr>
                <w:rFonts w:hint="eastAsia"/>
                <w:shd w:val="clear" w:color="auto" w:fill="FFFFFF"/>
              </w:rPr>
              <w:t>可用</w:t>
            </w:r>
          </w:p>
          <w:p w14:paraId="19C9BFBD" w14:textId="77777777" w:rsidR="00D3025B" w:rsidRPr="00B4663A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412 - </w:t>
            </w:r>
            <w:r w:rsidRPr="00B4663A">
              <w:rPr>
                <w:rFonts w:hint="eastAsia"/>
                <w:shd w:val="clear" w:color="auto" w:fill="FFFFFF"/>
              </w:rPr>
              <w:t>先决条件失败</w:t>
            </w:r>
          </w:p>
          <w:p w14:paraId="6B548250" w14:textId="452CD405" w:rsidR="00D3025B" w:rsidRPr="00D3025B" w:rsidRDefault="00D3025B" w:rsidP="00D3025B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414 - </w:t>
            </w:r>
            <w:r w:rsidRPr="00B4663A">
              <w:rPr>
                <w:rFonts w:hint="eastAsia"/>
                <w:shd w:val="clear" w:color="auto" w:fill="FFFFFF"/>
              </w:rPr>
              <w:t>请求</w:t>
            </w:r>
            <w:r w:rsidRPr="00B4663A">
              <w:rPr>
                <w:rFonts w:hint="eastAsia"/>
                <w:shd w:val="clear" w:color="auto" w:fill="FFFFFF"/>
              </w:rPr>
              <w:t xml:space="preserve"> - URI </w:t>
            </w:r>
            <w:r w:rsidRPr="00B4663A">
              <w:rPr>
                <w:rFonts w:hint="eastAsia"/>
                <w:shd w:val="clear" w:color="auto" w:fill="FFFFFF"/>
              </w:rPr>
              <w:t>太长</w:t>
            </w:r>
          </w:p>
        </w:tc>
      </w:tr>
    </w:tbl>
    <w:p w14:paraId="7C4254CB" w14:textId="064C20C9" w:rsidR="009B5906" w:rsidRDefault="009B5906" w:rsidP="00211024">
      <w:pPr>
        <w:ind w:firstLine="480"/>
      </w:pPr>
      <w:r>
        <w:rPr>
          <w:rFonts w:hint="eastAsia"/>
        </w:rPr>
        <w:t>在浏览器执行请求操作时，如若出现以下错误，则</w:t>
      </w:r>
      <w:r w:rsidRPr="009B5906">
        <w:rPr>
          <w:rFonts w:hint="eastAsia"/>
        </w:rPr>
        <w:t>调用框架内置的</w:t>
      </w:r>
      <w:r>
        <w:rPr>
          <w:rFonts w:hint="eastAsia"/>
        </w:rPr>
        <w:t>5</w:t>
      </w:r>
      <w:r w:rsidRPr="009B5906">
        <w:rPr>
          <w:rFonts w:hint="eastAsia"/>
        </w:rPr>
        <w:t>00</w:t>
      </w:r>
      <w:r w:rsidRPr="009B5906">
        <w:rPr>
          <w:rFonts w:hint="eastAsia"/>
        </w:rPr>
        <w:t>错误</w:t>
      </w:r>
      <w:r w:rsidRPr="009B5906">
        <w:rPr>
          <w:rFonts w:hint="eastAsia"/>
        </w:rPr>
        <w:lastRenderedPageBreak/>
        <w:t>界面，并显示，同时提示出错信息。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0"/>
      </w:tblGrid>
      <w:tr w:rsidR="00FB5501" w14:paraId="6CE47867" w14:textId="77777777" w:rsidTr="00FB5501">
        <w:tc>
          <w:tcPr>
            <w:tcW w:w="8290" w:type="dxa"/>
          </w:tcPr>
          <w:p w14:paraId="71245938" w14:textId="77777777" w:rsidR="00FB5501" w:rsidRDefault="00FB5501" w:rsidP="00FB5501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HTTP 500.100 - </w:t>
            </w:r>
            <w:r>
              <w:rPr>
                <w:rFonts w:hint="eastAsia"/>
                <w:shd w:val="clear" w:color="auto" w:fill="FFFFFF"/>
              </w:rPr>
              <w:t>内部服务器错误</w:t>
            </w:r>
            <w:r>
              <w:rPr>
                <w:rFonts w:hint="eastAsia"/>
                <w:shd w:val="clear" w:color="auto" w:fill="FFFFFF"/>
              </w:rPr>
              <w:t xml:space="preserve"> - ASP </w:t>
            </w:r>
            <w:r>
              <w:rPr>
                <w:rFonts w:hint="eastAsia"/>
                <w:shd w:val="clear" w:color="auto" w:fill="FFFFFF"/>
              </w:rPr>
              <w:t>错误</w:t>
            </w:r>
          </w:p>
          <w:p w14:paraId="1A7FB14E" w14:textId="77777777" w:rsidR="00FB5501" w:rsidRDefault="00FB5501" w:rsidP="00FB5501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HTTP 500-11 </w:t>
            </w:r>
            <w:r>
              <w:rPr>
                <w:rFonts w:hint="eastAsia"/>
                <w:shd w:val="clear" w:color="auto" w:fill="FFFFFF"/>
              </w:rPr>
              <w:t>服务器关闭</w:t>
            </w:r>
          </w:p>
          <w:p w14:paraId="2FC1CFD5" w14:textId="77777777" w:rsidR="00FB5501" w:rsidRDefault="00FB5501" w:rsidP="00FB5501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HTTP 500-12 </w:t>
            </w:r>
            <w:r>
              <w:rPr>
                <w:rFonts w:hint="eastAsia"/>
                <w:shd w:val="clear" w:color="auto" w:fill="FFFFFF"/>
              </w:rPr>
              <w:t>应用程序重新启动</w:t>
            </w:r>
            <w:r>
              <w:rPr>
                <w:rFonts w:hint="eastAsia"/>
              </w:rPr>
              <w:br/>
            </w:r>
            <w:r>
              <w:rPr>
                <w:rFonts w:hint="eastAsia"/>
                <w:shd w:val="clear" w:color="auto" w:fill="FFFFFF"/>
              </w:rPr>
              <w:t xml:space="preserve">HTTP 500-13 - </w:t>
            </w:r>
            <w:r>
              <w:rPr>
                <w:rFonts w:hint="eastAsia"/>
                <w:shd w:val="clear" w:color="auto" w:fill="FFFFFF"/>
              </w:rPr>
              <w:t>服务器太忙</w:t>
            </w:r>
          </w:p>
          <w:p w14:paraId="394EF7B2" w14:textId="77777777" w:rsidR="00FB5501" w:rsidRDefault="00FB5501" w:rsidP="00FB5501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HTTP 500-14 - </w:t>
            </w:r>
            <w:r>
              <w:rPr>
                <w:rFonts w:hint="eastAsia"/>
                <w:shd w:val="clear" w:color="auto" w:fill="FFFFFF"/>
              </w:rPr>
              <w:t>应用程序无效</w:t>
            </w:r>
          </w:p>
          <w:p w14:paraId="25812EEC" w14:textId="77777777" w:rsidR="00FB5501" w:rsidRDefault="00FB5501" w:rsidP="00FB5501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HTTP 500-15 - </w:t>
            </w:r>
            <w:r>
              <w:rPr>
                <w:rFonts w:hint="eastAsia"/>
                <w:shd w:val="clear" w:color="auto" w:fill="FFFFFF"/>
              </w:rPr>
              <w:t>不允许请求</w:t>
            </w:r>
            <w:r>
              <w:rPr>
                <w:rFonts w:hint="eastAsia"/>
                <w:shd w:val="clear" w:color="auto" w:fill="FFFFFF"/>
              </w:rPr>
              <w:t xml:space="preserve"> </w:t>
            </w:r>
            <w:proofErr w:type="spellStart"/>
            <w:r>
              <w:rPr>
                <w:rFonts w:hint="eastAsia"/>
                <w:shd w:val="clear" w:color="auto" w:fill="FFFFFF"/>
              </w:rPr>
              <w:t>global.asa</w:t>
            </w:r>
            <w:proofErr w:type="spellEnd"/>
          </w:p>
          <w:p w14:paraId="4017D21D" w14:textId="77777777" w:rsidR="00FB5501" w:rsidRDefault="00FB5501" w:rsidP="00211024">
            <w:pPr>
              <w:ind w:firstLineChars="0" w:firstLine="0"/>
            </w:pPr>
          </w:p>
        </w:tc>
      </w:tr>
    </w:tbl>
    <w:p w14:paraId="52E7B094" w14:textId="00973661" w:rsidR="009B5906" w:rsidRDefault="009B5906" w:rsidP="00211024">
      <w:pPr>
        <w:ind w:firstLine="480"/>
      </w:pPr>
      <w:r>
        <w:rPr>
          <w:rFonts w:hint="eastAsia"/>
        </w:rPr>
        <w:t>在浏览器执行请求操作时，如若出现以下错误，则</w:t>
      </w:r>
      <w:r w:rsidRPr="009B5906">
        <w:rPr>
          <w:rFonts w:hint="eastAsia"/>
        </w:rPr>
        <w:t>调用框架内置的</w:t>
      </w:r>
      <w:r>
        <w:rPr>
          <w:rFonts w:hint="eastAsia"/>
        </w:rPr>
        <w:t>5</w:t>
      </w:r>
      <w:r w:rsidRPr="009B5906">
        <w:rPr>
          <w:rFonts w:hint="eastAsia"/>
        </w:rPr>
        <w:t>0</w:t>
      </w:r>
      <w:r>
        <w:t>1</w:t>
      </w:r>
      <w:r w:rsidRPr="009B5906">
        <w:rPr>
          <w:rFonts w:hint="eastAsia"/>
        </w:rPr>
        <w:t>错误界面，并显示，同时提示出错信息。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0"/>
      </w:tblGrid>
      <w:tr w:rsidR="00FB5501" w14:paraId="487264A4" w14:textId="77777777" w:rsidTr="00FB5501">
        <w:tc>
          <w:tcPr>
            <w:tcW w:w="8290" w:type="dxa"/>
          </w:tcPr>
          <w:p w14:paraId="146D841F" w14:textId="75FB4963" w:rsidR="00FB5501" w:rsidRPr="00FB5501" w:rsidRDefault="00FB5501" w:rsidP="00FB5501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Error 501 - </w:t>
            </w:r>
            <w:r>
              <w:rPr>
                <w:rFonts w:hint="eastAsia"/>
                <w:shd w:val="clear" w:color="auto" w:fill="FFFFFF"/>
              </w:rPr>
              <w:t>未实现</w:t>
            </w:r>
          </w:p>
        </w:tc>
      </w:tr>
    </w:tbl>
    <w:p w14:paraId="6FEC8774" w14:textId="77777777" w:rsidR="00B0022B" w:rsidRPr="0037562C" w:rsidRDefault="0037562C" w:rsidP="00211024">
      <w:pPr>
        <w:ind w:firstLine="480"/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</w:pPr>
      <w:r>
        <w:rPr>
          <w:rFonts w:hint="eastAsia"/>
        </w:rPr>
        <w:t>在浏览器执行请求操作时，如若出现以下错误，则</w:t>
      </w:r>
      <w:r w:rsidRPr="009B5906">
        <w:rPr>
          <w:rFonts w:hint="eastAsia"/>
        </w:rPr>
        <w:t>调用框架内置的</w:t>
      </w:r>
      <w:r>
        <w:t>502</w:t>
      </w:r>
      <w:r w:rsidRPr="009B5906">
        <w:rPr>
          <w:rFonts w:hint="eastAsia"/>
        </w:rPr>
        <w:t>错误界面，并显示，同时提示出错信息。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0"/>
      </w:tblGrid>
      <w:tr w:rsidR="00B0022B" w14:paraId="362FBA3D" w14:textId="77777777" w:rsidTr="00B0022B">
        <w:tc>
          <w:tcPr>
            <w:tcW w:w="8290" w:type="dxa"/>
          </w:tcPr>
          <w:p w14:paraId="2EA97665" w14:textId="40A942C8" w:rsidR="00B0022B" w:rsidRPr="00B0022B" w:rsidRDefault="00B0022B" w:rsidP="00B0022B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HTTP 502 - </w:t>
            </w:r>
            <w:r>
              <w:rPr>
                <w:rFonts w:hint="eastAsia"/>
                <w:shd w:val="clear" w:color="auto" w:fill="FFFFFF"/>
              </w:rPr>
              <w:t>网关错误</w:t>
            </w:r>
          </w:p>
        </w:tc>
      </w:tr>
    </w:tbl>
    <w:p w14:paraId="0BAC050D" w14:textId="77777777" w:rsidR="00301D99" w:rsidRDefault="00973056" w:rsidP="00301D99">
      <w:pPr>
        <w:pStyle w:val="2"/>
      </w:pPr>
      <w:bookmarkStart w:id="107" w:name="_Toc478140217"/>
      <w:r>
        <w:rPr>
          <w:rFonts w:hint="eastAsia"/>
        </w:rPr>
        <w:t xml:space="preserve">4 </w:t>
      </w:r>
      <w:r w:rsidR="0014597D">
        <w:rPr>
          <w:rFonts w:hint="eastAsia"/>
        </w:rPr>
        <w:t>环境</w:t>
      </w:r>
      <w:r>
        <w:rPr>
          <w:rFonts w:hint="eastAsia"/>
        </w:rPr>
        <w:t>需求</w:t>
      </w:r>
      <w:bookmarkEnd w:id="107"/>
    </w:p>
    <w:p w14:paraId="16BD0309" w14:textId="566E8335" w:rsidR="00973056" w:rsidRDefault="00301D99" w:rsidP="00301D99">
      <w:pPr>
        <w:pStyle w:val="3"/>
        <w:ind w:firstLine="482"/>
      </w:pPr>
      <w:bookmarkStart w:id="108" w:name="_Toc478140218"/>
      <w:r>
        <w:rPr>
          <w:rFonts w:hint="eastAsia"/>
        </w:rPr>
        <w:t xml:space="preserve">4.1 </w:t>
      </w:r>
      <w:r w:rsidR="00973056">
        <w:rPr>
          <w:rFonts w:hint="eastAsia"/>
        </w:rPr>
        <w:t>设备环境</w:t>
      </w:r>
      <w:bookmarkEnd w:id="108"/>
    </w:p>
    <w:p w14:paraId="2F9061D6" w14:textId="77777777" w:rsidR="00D542B7" w:rsidRDefault="00D542B7" w:rsidP="008648FF">
      <w:pPr>
        <w:ind w:firstLine="480"/>
      </w:pPr>
      <w:r w:rsidRPr="00D542B7">
        <w:rPr>
          <w:rFonts w:hint="eastAsia"/>
        </w:rPr>
        <w:t>操作系统：</w:t>
      </w:r>
      <w:r>
        <w:rPr>
          <w:rFonts w:hint="eastAsia"/>
        </w:rPr>
        <w:t xml:space="preserve">Microsoft Windows </w:t>
      </w:r>
      <w:proofErr w:type="spellStart"/>
      <w:r>
        <w:rPr>
          <w:rFonts w:hint="eastAsia"/>
        </w:rPr>
        <w:t>winxp</w:t>
      </w:r>
      <w:proofErr w:type="spellEnd"/>
      <w:r>
        <w:rPr>
          <w:rFonts w:hint="eastAsia"/>
        </w:rPr>
        <w:t>以上</w:t>
      </w:r>
      <w:r w:rsidRPr="00D542B7">
        <w:rPr>
          <w:rFonts w:hint="eastAsia"/>
        </w:rPr>
        <w:t>；</w:t>
      </w:r>
    </w:p>
    <w:p w14:paraId="2B6A224A" w14:textId="11066455" w:rsidR="00AB7571" w:rsidRPr="008648FF" w:rsidRDefault="00D542B7" w:rsidP="008648FF">
      <w:pPr>
        <w:ind w:firstLine="480"/>
        <w:rPr>
          <w:szCs w:val="20"/>
        </w:rPr>
      </w:pPr>
      <w:r w:rsidRPr="00D542B7">
        <w:rPr>
          <w:rFonts w:hint="eastAsia"/>
        </w:rPr>
        <w:t>硬件：</w:t>
      </w:r>
      <w:r>
        <w:t>Intel i3</w:t>
      </w:r>
      <w:r>
        <w:rPr>
          <w:rFonts w:hint="eastAsia"/>
        </w:rPr>
        <w:t xml:space="preserve"> CPU 2.30GHz </w:t>
      </w:r>
      <w:proofErr w:type="spellStart"/>
      <w:r>
        <w:rPr>
          <w:rFonts w:hint="eastAsia"/>
        </w:rPr>
        <w:t>2.30GHz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2</w:t>
      </w:r>
      <w:r w:rsidRPr="00D542B7">
        <w:rPr>
          <w:rFonts w:hint="eastAsia"/>
        </w:rPr>
        <w:t>.00GB</w:t>
      </w:r>
      <w:r w:rsidRPr="00D542B7">
        <w:rPr>
          <w:rFonts w:hint="eastAsia"/>
        </w:rPr>
        <w:t>的内存。</w:t>
      </w:r>
    </w:p>
    <w:p w14:paraId="6C2A3E0B" w14:textId="463766C6" w:rsidR="00973056" w:rsidRDefault="00301D99" w:rsidP="00301D99">
      <w:pPr>
        <w:pStyle w:val="3"/>
        <w:ind w:firstLine="482"/>
      </w:pPr>
      <w:bookmarkStart w:id="109" w:name="_Toc478140219"/>
      <w:r>
        <w:rPr>
          <w:rFonts w:hint="eastAsia"/>
        </w:rPr>
        <w:t xml:space="preserve">4.2 </w:t>
      </w:r>
      <w:r w:rsidR="00973056">
        <w:rPr>
          <w:rFonts w:hint="eastAsia"/>
        </w:rPr>
        <w:t>支持软件环境</w:t>
      </w:r>
      <w:bookmarkEnd w:id="109"/>
    </w:p>
    <w:p w14:paraId="724DE00D" w14:textId="29E5A3B0" w:rsidR="002C6EF1" w:rsidRDefault="00E3486E" w:rsidP="00D20797">
      <w:pPr>
        <w:ind w:firstLine="480"/>
      </w:pPr>
      <w:r>
        <w:rPr>
          <w:rFonts w:hint="eastAsia"/>
        </w:rPr>
        <w:t>需安装</w:t>
      </w:r>
      <w:r w:rsidR="00EA26C8">
        <w:rPr>
          <w:rFonts w:hint="eastAsia"/>
        </w:rPr>
        <w:t>以上</w:t>
      </w:r>
      <w:r>
        <w:rPr>
          <w:rFonts w:hint="eastAsia"/>
        </w:rPr>
        <w:t>1.8</w:t>
      </w:r>
      <w:r>
        <w:rPr>
          <w:rFonts w:hint="eastAsia"/>
        </w:rPr>
        <w:t>以上版本的</w:t>
      </w:r>
      <w:r>
        <w:rPr>
          <w:rFonts w:hint="eastAsia"/>
        </w:rPr>
        <w:t>JDK</w:t>
      </w:r>
      <w:r>
        <w:rPr>
          <w:rFonts w:hint="eastAsia"/>
        </w:rPr>
        <w:t>，同时需对</w:t>
      </w:r>
      <w:r w:rsidR="00EA26C8">
        <w:rPr>
          <w:rFonts w:hint="eastAsia"/>
        </w:rPr>
        <w:t>Ma</w:t>
      </w:r>
      <w:r w:rsidR="00EA26C8">
        <w:t>ven</w:t>
      </w:r>
      <w:r>
        <w:rPr>
          <w:rFonts w:hint="eastAsia"/>
        </w:rPr>
        <w:t>进行如下</w:t>
      </w:r>
      <w:r w:rsidR="00EA26C8">
        <w:rPr>
          <w:rFonts w:hint="eastAsia"/>
        </w:rPr>
        <w:t>安装配置</w:t>
      </w:r>
      <w:r w:rsidR="002C6EF1">
        <w:rPr>
          <w:rFonts w:hint="eastAsia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20797" w14:paraId="7134C7DF" w14:textId="77777777" w:rsidTr="00D20797">
        <w:tc>
          <w:tcPr>
            <w:tcW w:w="8290" w:type="dxa"/>
          </w:tcPr>
          <w:p w14:paraId="10E4AAC1" w14:textId="77777777" w:rsidR="00D20797" w:rsidRPr="002C6EF1" w:rsidRDefault="00D20797" w:rsidP="00D20797">
            <w:pPr>
              <w:ind w:firstLine="480"/>
              <w:rPr>
                <w:color w:val="505050"/>
              </w:rPr>
            </w:pPr>
            <w:r w:rsidRPr="002C6EF1">
              <w:t>&lt;dependencies&gt;</w:t>
            </w:r>
          </w:p>
          <w:p w14:paraId="2F777885" w14:textId="77777777" w:rsidR="00D20797" w:rsidRPr="002C6EF1" w:rsidRDefault="00D20797" w:rsidP="00D20797">
            <w:pPr>
              <w:ind w:firstLine="480"/>
              <w:rPr>
                <w:color w:val="505050"/>
              </w:rPr>
            </w:pPr>
            <w:r w:rsidRPr="002C6EF1">
              <w:rPr>
                <w:color w:val="505050"/>
              </w:rPr>
              <w:tab/>
            </w:r>
            <w:r w:rsidRPr="002C6EF1">
              <w:t>&lt;dependency&gt;</w:t>
            </w:r>
          </w:p>
          <w:p w14:paraId="155747F5" w14:textId="77777777" w:rsidR="00D20797" w:rsidRPr="004D1661" w:rsidRDefault="00D20797" w:rsidP="00D20797">
            <w:pPr>
              <w:ind w:firstLine="480"/>
            </w:pPr>
            <w:r w:rsidRPr="002C6EF1">
              <w:rPr>
                <w:color w:val="505050"/>
              </w:rPr>
              <w:tab/>
            </w:r>
            <w:r w:rsidRPr="002C6EF1">
              <w:rPr>
                <w:color w:val="505050"/>
              </w:rPr>
              <w:tab/>
            </w:r>
            <w:r w:rsidRPr="002C6EF1">
              <w:t>&lt;</w:t>
            </w:r>
            <w:proofErr w:type="spellStart"/>
            <w:r w:rsidRPr="002C6EF1">
              <w:t>groupId</w:t>
            </w:r>
            <w:proofErr w:type="spellEnd"/>
            <w:r w:rsidRPr="004D1661">
              <w:t>&gt;</w:t>
            </w:r>
            <w:proofErr w:type="spellStart"/>
            <w:r w:rsidRPr="004D1661">
              <w:t>com.bladejava</w:t>
            </w:r>
            <w:proofErr w:type="spellEnd"/>
            <w:r w:rsidRPr="004D1661">
              <w:t>&lt;/</w:t>
            </w:r>
            <w:proofErr w:type="spellStart"/>
            <w:r w:rsidRPr="004D1661">
              <w:t>groupId</w:t>
            </w:r>
            <w:proofErr w:type="spellEnd"/>
            <w:r w:rsidRPr="004D1661">
              <w:t>&gt;</w:t>
            </w:r>
          </w:p>
          <w:p w14:paraId="507039FA" w14:textId="77777777" w:rsidR="00D20797" w:rsidRPr="004D1661" w:rsidRDefault="00D20797" w:rsidP="00D20797">
            <w:pPr>
              <w:ind w:firstLine="480"/>
            </w:pPr>
            <w:r w:rsidRPr="004D1661">
              <w:tab/>
            </w:r>
            <w:r w:rsidRPr="004D1661">
              <w:tab/>
              <w:t>&lt;</w:t>
            </w:r>
            <w:proofErr w:type="spellStart"/>
            <w:r w:rsidRPr="004D1661">
              <w:t>artifactId</w:t>
            </w:r>
            <w:proofErr w:type="spellEnd"/>
            <w:r w:rsidRPr="004D1661">
              <w:t>&gt;blade-core&lt;/</w:t>
            </w:r>
            <w:proofErr w:type="spellStart"/>
            <w:r w:rsidRPr="004D1661">
              <w:t>artifactId</w:t>
            </w:r>
            <w:proofErr w:type="spellEnd"/>
            <w:r w:rsidRPr="004D1661">
              <w:t>&gt;</w:t>
            </w:r>
          </w:p>
          <w:p w14:paraId="7C6CF998" w14:textId="77777777" w:rsidR="00D20797" w:rsidRPr="004D1661" w:rsidRDefault="00D20797" w:rsidP="00D20797">
            <w:pPr>
              <w:ind w:firstLine="480"/>
            </w:pPr>
            <w:r w:rsidRPr="004D1661">
              <w:tab/>
            </w:r>
            <w:r w:rsidRPr="004D1661">
              <w:tab/>
              <w:t>&lt;version&gt;1.7.2-beta&lt;/version&gt;</w:t>
            </w:r>
          </w:p>
          <w:p w14:paraId="7BB02AE2" w14:textId="77777777" w:rsidR="00D20797" w:rsidRPr="004D1661" w:rsidRDefault="00D20797" w:rsidP="00D20797">
            <w:pPr>
              <w:ind w:firstLine="480"/>
            </w:pPr>
            <w:r w:rsidRPr="004D1661">
              <w:tab/>
              <w:t>&lt;/dependency&gt;</w:t>
            </w:r>
          </w:p>
          <w:p w14:paraId="306A2B3F" w14:textId="77777777" w:rsidR="00D20797" w:rsidRPr="004D1661" w:rsidRDefault="00D20797" w:rsidP="00D20797">
            <w:pPr>
              <w:ind w:firstLine="480"/>
            </w:pPr>
            <w:r w:rsidRPr="004D1661">
              <w:tab/>
              <w:t>&lt;dependency&gt;</w:t>
            </w:r>
          </w:p>
          <w:p w14:paraId="7409CF33" w14:textId="77777777" w:rsidR="00D20797" w:rsidRPr="004D1661" w:rsidRDefault="00D20797" w:rsidP="00D20797">
            <w:pPr>
              <w:ind w:firstLine="480"/>
            </w:pPr>
            <w:r w:rsidRPr="004D1661">
              <w:tab/>
            </w:r>
            <w:r w:rsidRPr="004D1661">
              <w:tab/>
              <w:t>&lt;</w:t>
            </w:r>
            <w:proofErr w:type="spellStart"/>
            <w:r w:rsidRPr="004D1661">
              <w:t>groupId</w:t>
            </w:r>
            <w:proofErr w:type="spellEnd"/>
            <w:r w:rsidRPr="004D1661">
              <w:t>&gt;</w:t>
            </w:r>
            <w:proofErr w:type="spellStart"/>
            <w:r w:rsidRPr="004D1661">
              <w:t>com.bladejava</w:t>
            </w:r>
            <w:proofErr w:type="spellEnd"/>
            <w:r w:rsidRPr="004D1661">
              <w:t>&lt;/</w:t>
            </w:r>
            <w:proofErr w:type="spellStart"/>
            <w:r w:rsidRPr="004D1661">
              <w:t>groupId</w:t>
            </w:r>
            <w:proofErr w:type="spellEnd"/>
            <w:r w:rsidRPr="004D1661">
              <w:t>&gt;</w:t>
            </w:r>
          </w:p>
          <w:p w14:paraId="375EC406" w14:textId="77777777" w:rsidR="00D20797" w:rsidRPr="004D1661" w:rsidRDefault="00D20797" w:rsidP="00D20797">
            <w:pPr>
              <w:ind w:firstLine="480"/>
            </w:pPr>
            <w:r w:rsidRPr="004D1661">
              <w:tab/>
            </w:r>
            <w:r w:rsidRPr="004D1661">
              <w:tab/>
              <w:t>&lt;</w:t>
            </w:r>
            <w:proofErr w:type="spellStart"/>
            <w:r w:rsidRPr="004D1661">
              <w:t>artifactId</w:t>
            </w:r>
            <w:proofErr w:type="spellEnd"/>
            <w:r w:rsidRPr="004D1661">
              <w:t>&gt;blade-embed-jetty&lt;/</w:t>
            </w:r>
            <w:proofErr w:type="spellStart"/>
            <w:r w:rsidRPr="004D1661">
              <w:t>artifactId</w:t>
            </w:r>
            <w:proofErr w:type="spellEnd"/>
            <w:r w:rsidRPr="004D1661">
              <w:t>&gt;</w:t>
            </w:r>
          </w:p>
          <w:p w14:paraId="4992F49E" w14:textId="77777777" w:rsidR="00D20797" w:rsidRPr="004D1661" w:rsidRDefault="00D20797" w:rsidP="00D20797">
            <w:pPr>
              <w:ind w:firstLine="480"/>
            </w:pPr>
            <w:r w:rsidRPr="004D1661">
              <w:tab/>
            </w:r>
            <w:r w:rsidRPr="004D1661">
              <w:tab/>
              <w:t>&lt;version&gt;0.1.3&lt;/version&gt;</w:t>
            </w:r>
          </w:p>
          <w:p w14:paraId="25BF3475" w14:textId="77777777" w:rsidR="00D20797" w:rsidRPr="004D1661" w:rsidRDefault="00D20797" w:rsidP="00D20797">
            <w:pPr>
              <w:ind w:firstLine="480"/>
            </w:pPr>
            <w:r w:rsidRPr="004D1661">
              <w:tab/>
              <w:t>&lt;/dependency&gt;</w:t>
            </w:r>
          </w:p>
          <w:p w14:paraId="02682A8B" w14:textId="63F7D602" w:rsidR="00D20797" w:rsidRPr="00D20797" w:rsidRDefault="00D20797" w:rsidP="00D20797">
            <w:pPr>
              <w:ind w:firstLine="480"/>
              <w:rPr>
                <w:color w:val="222222"/>
                <w:sz w:val="21"/>
                <w:szCs w:val="21"/>
              </w:rPr>
            </w:pPr>
            <w:r w:rsidRPr="004D1661">
              <w:t>&lt;/dependencies&gt;</w:t>
            </w:r>
          </w:p>
        </w:tc>
      </w:tr>
    </w:tbl>
    <w:p w14:paraId="2B9B1AAB" w14:textId="18D824FA" w:rsidR="00973056" w:rsidRDefault="00973056" w:rsidP="0040613B">
      <w:pPr>
        <w:pStyle w:val="3"/>
        <w:ind w:firstLine="482"/>
      </w:pPr>
      <w:bookmarkStart w:id="110" w:name="_Toc478140220"/>
      <w:r>
        <w:rPr>
          <w:rFonts w:hint="eastAsia"/>
        </w:rPr>
        <w:t xml:space="preserve">4.3 </w:t>
      </w:r>
      <w:r>
        <w:rPr>
          <w:rFonts w:hint="eastAsia"/>
        </w:rPr>
        <w:t>接口</w:t>
      </w:r>
      <w:bookmarkEnd w:id="110"/>
    </w:p>
    <w:p w14:paraId="371C3B10" w14:textId="5112A9DB" w:rsidR="008518D5" w:rsidRPr="008518D5" w:rsidRDefault="008518D5" w:rsidP="008518D5">
      <w:pPr>
        <w:ind w:firstLine="480"/>
      </w:pPr>
      <w:r>
        <w:rPr>
          <w:rFonts w:hint="eastAsia"/>
        </w:rPr>
        <w:t>//</w:t>
      </w:r>
      <w:r w:rsidRPr="008518D5">
        <w:rPr>
          <w:rFonts w:hint="eastAsia"/>
          <w:color w:val="FF0000"/>
        </w:rPr>
        <w:t>TODO</w:t>
      </w:r>
    </w:p>
    <w:p w14:paraId="7E051F2F" w14:textId="2566C479" w:rsidR="00844D38" w:rsidRDefault="00973056" w:rsidP="009E1EB9">
      <w:pPr>
        <w:pStyle w:val="3"/>
        <w:ind w:firstLine="482"/>
      </w:pPr>
      <w:bookmarkStart w:id="111" w:name="_Toc478140221"/>
      <w:commentRangeStart w:id="112"/>
      <w:r>
        <w:rPr>
          <w:rFonts w:hint="eastAsia"/>
        </w:rPr>
        <w:lastRenderedPageBreak/>
        <w:t xml:space="preserve">4.4 </w:t>
      </w:r>
      <w:r>
        <w:rPr>
          <w:rFonts w:hint="eastAsia"/>
        </w:rPr>
        <w:t>安全和保密</w:t>
      </w:r>
      <w:bookmarkEnd w:id="111"/>
      <w:commentRangeEnd w:id="112"/>
      <w:r w:rsidR="00C7613E">
        <w:rPr>
          <w:rStyle w:val="af0"/>
          <w:b w:val="0"/>
          <w:bCs w:val="0"/>
        </w:rPr>
        <w:commentReference w:id="112"/>
      </w:r>
    </w:p>
    <w:p w14:paraId="4A14DD7B" w14:textId="5F16DFBE" w:rsidR="00844D38" w:rsidRDefault="0010462A" w:rsidP="0010462A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844D38">
        <w:rPr>
          <w:rFonts w:hint="eastAsia"/>
        </w:rPr>
        <w:t>在对数据库进行操作的时候，</w:t>
      </w:r>
      <w:r w:rsidR="00B440D7">
        <w:rPr>
          <w:rFonts w:hint="eastAsia"/>
        </w:rPr>
        <w:t>如若遇到突发的意外情况，如网络通信故障，突然断电等情况，要保证对数据库操作的</w:t>
      </w:r>
      <w:r w:rsidR="00B440D7">
        <w:rPr>
          <w:rFonts w:hint="eastAsia"/>
        </w:rPr>
        <w:t>ACID</w:t>
      </w:r>
      <w:r w:rsidR="00B440D7">
        <w:rPr>
          <w:rFonts w:hint="eastAsia"/>
        </w:rPr>
        <w:t>属性。</w:t>
      </w:r>
    </w:p>
    <w:p w14:paraId="071F4B2F" w14:textId="0BD1A479" w:rsidR="007F1E84" w:rsidRDefault="0010462A" w:rsidP="0010462A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B440D7">
        <w:rPr>
          <w:rFonts w:hint="eastAsia"/>
        </w:rPr>
        <w:t>对于数据库的各种操作而言，要防止非法用户进行</w:t>
      </w:r>
      <w:proofErr w:type="spellStart"/>
      <w:r w:rsidR="00B440D7">
        <w:rPr>
          <w:rFonts w:hint="eastAsia"/>
        </w:rPr>
        <w:t>sql</w:t>
      </w:r>
      <w:proofErr w:type="spellEnd"/>
      <w:r w:rsidR="00B440D7">
        <w:rPr>
          <w:rFonts w:hint="eastAsia"/>
        </w:rPr>
        <w:t>注入，危害内部数据。</w:t>
      </w:r>
    </w:p>
    <w:p w14:paraId="29724E58" w14:textId="72D056AA" w:rsidR="00483DD7" w:rsidRDefault="0010462A" w:rsidP="0010462A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483DD7" w:rsidRPr="00483DD7">
        <w:rPr>
          <w:rFonts w:hint="eastAsia"/>
        </w:rPr>
        <w:t>加密数据库中的敏感数据。</w:t>
      </w:r>
    </w:p>
    <w:p w14:paraId="4EF5F26B" w14:textId="4D83A67E" w:rsidR="00483DD7" w:rsidRDefault="0010462A" w:rsidP="0010462A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）</w:t>
      </w:r>
      <w:r w:rsidR="00483DD7" w:rsidRPr="00483DD7">
        <w:rPr>
          <w:rFonts w:hint="eastAsia"/>
        </w:rPr>
        <w:t>尽量避免使用不成熟的第三方库。</w:t>
      </w:r>
    </w:p>
    <w:p w14:paraId="567D66F3" w14:textId="144732FA" w:rsidR="00483DD7" w:rsidRDefault="0010462A" w:rsidP="0010462A">
      <w:pPr>
        <w:ind w:firstLine="480"/>
      </w:pPr>
      <w:r>
        <w:rPr>
          <w:rFonts w:hint="eastAsia"/>
        </w:rPr>
        <w:t>5</w:t>
      </w:r>
      <w:r>
        <w:rPr>
          <w:rFonts w:hint="eastAsia"/>
        </w:rPr>
        <w:t>）</w:t>
      </w:r>
      <w:r w:rsidR="00483DD7" w:rsidRPr="00483DD7">
        <w:rPr>
          <w:rFonts w:hint="eastAsia"/>
        </w:rPr>
        <w:t>应该正确处理所有可能的非法操作。</w:t>
      </w:r>
    </w:p>
    <w:p w14:paraId="15FCCE83" w14:textId="38C8147F" w:rsidR="00483DD7" w:rsidRDefault="0010462A" w:rsidP="0010462A">
      <w:pPr>
        <w:ind w:firstLine="480"/>
      </w:pPr>
      <w:r>
        <w:rPr>
          <w:rFonts w:hint="eastAsia"/>
        </w:rPr>
        <w:t>6</w:t>
      </w:r>
      <w:r>
        <w:rPr>
          <w:rFonts w:hint="eastAsia"/>
        </w:rPr>
        <w:t>）</w:t>
      </w:r>
      <w:r w:rsidR="00483DD7" w:rsidRPr="00483DD7">
        <w:rPr>
          <w:rFonts w:hint="eastAsia"/>
        </w:rPr>
        <w:t>应该考虑使用加密算法保护用户</w:t>
      </w:r>
      <w:r w:rsidR="00483DD7" w:rsidRPr="00483DD7">
        <w:rPr>
          <w:rFonts w:hint="eastAsia"/>
        </w:rPr>
        <w:t>cookie</w:t>
      </w:r>
      <w:r w:rsidR="00483DD7" w:rsidRPr="00483DD7">
        <w:rPr>
          <w:rFonts w:hint="eastAsia"/>
        </w:rPr>
        <w:t>和</w:t>
      </w:r>
      <w:r w:rsidR="00483DD7" w:rsidRPr="00483DD7">
        <w:rPr>
          <w:rFonts w:hint="eastAsia"/>
        </w:rPr>
        <w:t>session</w:t>
      </w:r>
      <w:r w:rsidR="00483DD7" w:rsidRPr="00483DD7">
        <w:rPr>
          <w:rFonts w:hint="eastAsia"/>
        </w:rPr>
        <w:t>等信息。</w:t>
      </w:r>
    </w:p>
    <w:p w14:paraId="61A0AD13" w14:textId="77CAB8B0" w:rsidR="00E25DB0" w:rsidRDefault="008518D5" w:rsidP="0010462A">
      <w:pPr>
        <w:ind w:firstLine="482"/>
        <w:rPr>
          <w:b/>
          <w:bCs/>
          <w:szCs w:val="32"/>
        </w:rPr>
      </w:pPr>
      <w:r>
        <w:rPr>
          <w:rFonts w:hint="eastAsia"/>
          <w:b/>
          <w:bCs/>
          <w:szCs w:val="32"/>
        </w:rPr>
        <w:t>//</w:t>
      </w:r>
      <w:r w:rsidRPr="008518D5">
        <w:rPr>
          <w:rFonts w:hint="eastAsia"/>
          <w:bCs/>
          <w:color w:val="FF0000"/>
          <w:szCs w:val="32"/>
        </w:rPr>
        <w:t>TODO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58"/>
        <w:gridCol w:w="1658"/>
        <w:gridCol w:w="1658"/>
        <w:gridCol w:w="1658"/>
        <w:gridCol w:w="1658"/>
      </w:tblGrid>
      <w:tr w:rsidR="007F1E84" w:rsidRPr="005C3D96" w14:paraId="3715E922" w14:textId="77777777" w:rsidTr="007F1E84">
        <w:tc>
          <w:tcPr>
            <w:tcW w:w="1658" w:type="dxa"/>
          </w:tcPr>
          <w:p w14:paraId="711039EC" w14:textId="48142E42" w:rsidR="007F1E84" w:rsidRPr="005C3D96" w:rsidRDefault="007F1E84" w:rsidP="005C3D96">
            <w:pPr>
              <w:pStyle w:val="a7"/>
            </w:pPr>
            <w:r w:rsidRPr="005C3D96">
              <w:rPr>
                <w:rFonts w:hint="eastAsia"/>
              </w:rPr>
              <w:t>编号</w:t>
            </w:r>
          </w:p>
        </w:tc>
        <w:tc>
          <w:tcPr>
            <w:tcW w:w="1658" w:type="dxa"/>
          </w:tcPr>
          <w:p w14:paraId="168B09E0" w14:textId="20931E63" w:rsidR="007F1E84" w:rsidRPr="005C3D96" w:rsidRDefault="007F1E84" w:rsidP="005C3D96">
            <w:pPr>
              <w:pStyle w:val="a7"/>
              <w:rPr>
                <w:szCs w:val="24"/>
              </w:rPr>
            </w:pPr>
            <w:r w:rsidRPr="005C3D96">
              <w:rPr>
                <w:rFonts w:hint="eastAsia"/>
                <w:szCs w:val="24"/>
              </w:rPr>
              <w:t>中文名称</w:t>
            </w:r>
          </w:p>
        </w:tc>
        <w:tc>
          <w:tcPr>
            <w:tcW w:w="1658" w:type="dxa"/>
          </w:tcPr>
          <w:p w14:paraId="6F0682A8" w14:textId="47017FB3" w:rsidR="007F1E84" w:rsidRPr="005C3D96" w:rsidRDefault="007F1E84" w:rsidP="005C3D96">
            <w:pPr>
              <w:pStyle w:val="a7"/>
              <w:rPr>
                <w:szCs w:val="24"/>
              </w:rPr>
            </w:pPr>
            <w:r w:rsidRPr="005C3D96">
              <w:rPr>
                <w:rFonts w:hint="eastAsia"/>
                <w:szCs w:val="24"/>
              </w:rPr>
              <w:t>英文名称</w:t>
            </w:r>
          </w:p>
        </w:tc>
        <w:tc>
          <w:tcPr>
            <w:tcW w:w="1658" w:type="dxa"/>
          </w:tcPr>
          <w:p w14:paraId="67CF4E48" w14:textId="1F8CD7A9" w:rsidR="007F1E84" w:rsidRPr="005C3D96" w:rsidRDefault="007F1E84" w:rsidP="005C3D96">
            <w:pPr>
              <w:pStyle w:val="a7"/>
              <w:rPr>
                <w:szCs w:val="24"/>
              </w:rPr>
            </w:pPr>
            <w:proofErr w:type="gramStart"/>
            <w:r w:rsidRPr="005C3D96">
              <w:rPr>
                <w:rFonts w:hint="eastAsia"/>
                <w:szCs w:val="24"/>
              </w:rPr>
              <w:t>父类</w:t>
            </w:r>
            <w:proofErr w:type="gramEnd"/>
          </w:p>
        </w:tc>
        <w:tc>
          <w:tcPr>
            <w:tcW w:w="1658" w:type="dxa"/>
          </w:tcPr>
          <w:p w14:paraId="16FB05B0" w14:textId="793A3BDE" w:rsidR="007F1E84" w:rsidRPr="005C3D96" w:rsidRDefault="007F1E84" w:rsidP="005C3D96">
            <w:pPr>
              <w:pStyle w:val="a7"/>
              <w:rPr>
                <w:szCs w:val="24"/>
              </w:rPr>
            </w:pPr>
            <w:r w:rsidRPr="005C3D96">
              <w:rPr>
                <w:rFonts w:hint="eastAsia"/>
                <w:szCs w:val="24"/>
              </w:rPr>
              <w:t>说明</w:t>
            </w:r>
          </w:p>
        </w:tc>
      </w:tr>
      <w:tr w:rsidR="007F1E84" w:rsidRPr="005C3D96" w14:paraId="43B9C054" w14:textId="77777777" w:rsidTr="007F1E84">
        <w:tc>
          <w:tcPr>
            <w:tcW w:w="1658" w:type="dxa"/>
          </w:tcPr>
          <w:p w14:paraId="5E9DA008" w14:textId="77777777" w:rsidR="007F1E84" w:rsidRPr="005C3D96" w:rsidRDefault="007F1E84" w:rsidP="005C3D96">
            <w:pPr>
              <w:pStyle w:val="a7"/>
            </w:pPr>
          </w:p>
        </w:tc>
        <w:tc>
          <w:tcPr>
            <w:tcW w:w="1658" w:type="dxa"/>
          </w:tcPr>
          <w:p w14:paraId="60113536" w14:textId="77777777" w:rsidR="007F1E84" w:rsidRPr="005C3D96" w:rsidRDefault="007F1E84" w:rsidP="005C3D96">
            <w:pPr>
              <w:pStyle w:val="a7"/>
              <w:rPr>
                <w:szCs w:val="24"/>
              </w:rPr>
            </w:pPr>
          </w:p>
        </w:tc>
        <w:tc>
          <w:tcPr>
            <w:tcW w:w="1658" w:type="dxa"/>
          </w:tcPr>
          <w:p w14:paraId="0F333E73" w14:textId="77777777" w:rsidR="007F1E84" w:rsidRPr="005C3D96" w:rsidRDefault="007F1E84" w:rsidP="005C3D96">
            <w:pPr>
              <w:pStyle w:val="a7"/>
              <w:rPr>
                <w:szCs w:val="24"/>
              </w:rPr>
            </w:pPr>
          </w:p>
        </w:tc>
        <w:tc>
          <w:tcPr>
            <w:tcW w:w="1658" w:type="dxa"/>
          </w:tcPr>
          <w:p w14:paraId="3BEF6F7C" w14:textId="77777777" w:rsidR="007F1E84" w:rsidRPr="005C3D96" w:rsidRDefault="007F1E84" w:rsidP="005C3D96">
            <w:pPr>
              <w:pStyle w:val="a7"/>
              <w:rPr>
                <w:szCs w:val="24"/>
              </w:rPr>
            </w:pPr>
          </w:p>
        </w:tc>
        <w:tc>
          <w:tcPr>
            <w:tcW w:w="1658" w:type="dxa"/>
          </w:tcPr>
          <w:p w14:paraId="6B94BA3E" w14:textId="77777777" w:rsidR="007F1E84" w:rsidRPr="005C3D96" w:rsidRDefault="007F1E84" w:rsidP="005C3D96">
            <w:pPr>
              <w:pStyle w:val="a7"/>
              <w:rPr>
                <w:szCs w:val="24"/>
              </w:rPr>
            </w:pPr>
          </w:p>
        </w:tc>
      </w:tr>
    </w:tbl>
    <w:p w14:paraId="5ACC2B30" w14:textId="77777777" w:rsidR="007F1E84" w:rsidRPr="005C3D96" w:rsidRDefault="007F1E84" w:rsidP="005C3D96">
      <w:pPr>
        <w:ind w:firstLine="48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7F1E84" w:rsidRPr="005C3D96" w14:paraId="53078181" w14:textId="77777777" w:rsidTr="007F1E84">
        <w:tc>
          <w:tcPr>
            <w:tcW w:w="2072" w:type="dxa"/>
          </w:tcPr>
          <w:p w14:paraId="66A4B3EF" w14:textId="0643947D" w:rsidR="007F1E84" w:rsidRPr="005C3D96" w:rsidRDefault="00F97FC7" w:rsidP="005C3D96">
            <w:pPr>
              <w:pStyle w:val="a7"/>
            </w:pPr>
            <w:r w:rsidRPr="005C3D96">
              <w:rPr>
                <w:rFonts w:hint="eastAsia"/>
              </w:rPr>
              <w:t>中文名称</w:t>
            </w:r>
          </w:p>
        </w:tc>
        <w:tc>
          <w:tcPr>
            <w:tcW w:w="2072" w:type="dxa"/>
          </w:tcPr>
          <w:p w14:paraId="5797B6AF" w14:textId="5D94055D" w:rsidR="007F1E84" w:rsidRPr="005C3D96" w:rsidRDefault="00F97FC7" w:rsidP="005C3D96">
            <w:pPr>
              <w:pStyle w:val="a7"/>
            </w:pPr>
            <w:r w:rsidRPr="005C3D96">
              <w:rPr>
                <w:rFonts w:hint="eastAsia"/>
              </w:rPr>
              <w:t>英文名称</w:t>
            </w:r>
          </w:p>
        </w:tc>
        <w:tc>
          <w:tcPr>
            <w:tcW w:w="2073" w:type="dxa"/>
          </w:tcPr>
          <w:p w14:paraId="72482FC3" w14:textId="129EB77A" w:rsidR="007F1E84" w:rsidRPr="005C3D96" w:rsidRDefault="00F97FC7" w:rsidP="005C3D96">
            <w:pPr>
              <w:pStyle w:val="a7"/>
            </w:pPr>
            <w:r w:rsidRPr="005C3D96">
              <w:rPr>
                <w:rFonts w:hint="eastAsia"/>
              </w:rPr>
              <w:t>类型</w:t>
            </w:r>
          </w:p>
        </w:tc>
        <w:tc>
          <w:tcPr>
            <w:tcW w:w="2073" w:type="dxa"/>
          </w:tcPr>
          <w:p w14:paraId="565D4406" w14:textId="6DF16C01" w:rsidR="007F1E84" w:rsidRPr="005C3D96" w:rsidRDefault="00F97FC7" w:rsidP="005C3D96">
            <w:pPr>
              <w:pStyle w:val="a7"/>
            </w:pPr>
            <w:r w:rsidRPr="005C3D96">
              <w:rPr>
                <w:rFonts w:hint="eastAsia"/>
              </w:rPr>
              <w:t>说明</w:t>
            </w:r>
          </w:p>
        </w:tc>
      </w:tr>
      <w:tr w:rsidR="007F1E84" w:rsidRPr="005C3D96" w14:paraId="3CC314DE" w14:textId="77777777" w:rsidTr="007F1E84">
        <w:tc>
          <w:tcPr>
            <w:tcW w:w="2072" w:type="dxa"/>
          </w:tcPr>
          <w:p w14:paraId="62001E35" w14:textId="77777777" w:rsidR="007F1E84" w:rsidRPr="005C3D96" w:rsidRDefault="007F1E84" w:rsidP="005C3D96">
            <w:pPr>
              <w:pStyle w:val="a7"/>
            </w:pPr>
          </w:p>
        </w:tc>
        <w:tc>
          <w:tcPr>
            <w:tcW w:w="2072" w:type="dxa"/>
          </w:tcPr>
          <w:p w14:paraId="3993CA1F" w14:textId="77777777" w:rsidR="007F1E84" w:rsidRPr="005C3D96" w:rsidRDefault="007F1E84" w:rsidP="005C3D96">
            <w:pPr>
              <w:pStyle w:val="a7"/>
            </w:pPr>
          </w:p>
        </w:tc>
        <w:tc>
          <w:tcPr>
            <w:tcW w:w="2073" w:type="dxa"/>
          </w:tcPr>
          <w:p w14:paraId="75BDCC31" w14:textId="77777777" w:rsidR="007F1E84" w:rsidRPr="005C3D96" w:rsidRDefault="007F1E84" w:rsidP="005C3D96">
            <w:pPr>
              <w:pStyle w:val="a7"/>
            </w:pPr>
          </w:p>
        </w:tc>
        <w:tc>
          <w:tcPr>
            <w:tcW w:w="2073" w:type="dxa"/>
          </w:tcPr>
          <w:p w14:paraId="0D4F7834" w14:textId="77777777" w:rsidR="007F1E84" w:rsidRPr="005C3D96" w:rsidRDefault="007F1E84" w:rsidP="005C3D96">
            <w:pPr>
              <w:pStyle w:val="a7"/>
            </w:pPr>
          </w:p>
        </w:tc>
      </w:tr>
    </w:tbl>
    <w:p w14:paraId="4A17ACCF" w14:textId="77777777" w:rsidR="007F1E84" w:rsidRPr="005C3D96" w:rsidRDefault="007F1E84" w:rsidP="007F1E84">
      <w:pPr>
        <w:ind w:firstLine="480"/>
        <w:rPr>
          <w:szCs w:val="2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58"/>
        <w:gridCol w:w="1658"/>
        <w:gridCol w:w="1658"/>
        <w:gridCol w:w="1658"/>
        <w:gridCol w:w="1658"/>
      </w:tblGrid>
      <w:tr w:rsidR="00F97FC7" w:rsidRPr="005C3D96" w14:paraId="0B622E5C" w14:textId="77777777" w:rsidTr="00F97FC7">
        <w:tc>
          <w:tcPr>
            <w:tcW w:w="1658" w:type="dxa"/>
          </w:tcPr>
          <w:p w14:paraId="4C632107" w14:textId="52F09167" w:rsidR="00F97FC7" w:rsidRPr="005C3D96" w:rsidRDefault="00F97FC7" w:rsidP="005C3D96">
            <w:pPr>
              <w:pStyle w:val="a7"/>
            </w:pPr>
            <w:r w:rsidRPr="005C3D96">
              <w:rPr>
                <w:rFonts w:hint="eastAsia"/>
              </w:rPr>
              <w:t>中文名称</w:t>
            </w:r>
          </w:p>
        </w:tc>
        <w:tc>
          <w:tcPr>
            <w:tcW w:w="1658" w:type="dxa"/>
          </w:tcPr>
          <w:p w14:paraId="11F6D825" w14:textId="0F13DFCF" w:rsidR="00F97FC7" w:rsidRPr="005C3D96" w:rsidRDefault="00F97FC7" w:rsidP="005C3D96">
            <w:pPr>
              <w:pStyle w:val="a7"/>
            </w:pPr>
            <w:r w:rsidRPr="005C3D96">
              <w:rPr>
                <w:rFonts w:hint="eastAsia"/>
              </w:rPr>
              <w:t>英文名称</w:t>
            </w:r>
          </w:p>
        </w:tc>
        <w:tc>
          <w:tcPr>
            <w:tcW w:w="1658" w:type="dxa"/>
          </w:tcPr>
          <w:p w14:paraId="45CECBAC" w14:textId="087DBEFA" w:rsidR="00F97FC7" w:rsidRPr="005C3D96" w:rsidRDefault="00F97FC7" w:rsidP="005C3D96">
            <w:pPr>
              <w:pStyle w:val="a7"/>
            </w:pPr>
            <w:r w:rsidRPr="005C3D96">
              <w:rPr>
                <w:rFonts w:hint="eastAsia"/>
              </w:rPr>
              <w:t>参数说明</w:t>
            </w:r>
          </w:p>
        </w:tc>
        <w:tc>
          <w:tcPr>
            <w:tcW w:w="1658" w:type="dxa"/>
          </w:tcPr>
          <w:p w14:paraId="29686339" w14:textId="17F5D6E7" w:rsidR="00F97FC7" w:rsidRPr="005C3D96" w:rsidRDefault="00F97FC7" w:rsidP="005C3D96">
            <w:pPr>
              <w:pStyle w:val="a7"/>
            </w:pPr>
            <w:r w:rsidRPr="005C3D96">
              <w:rPr>
                <w:rFonts w:hint="eastAsia"/>
              </w:rPr>
              <w:t>返回</w:t>
            </w:r>
            <w:proofErr w:type="gramStart"/>
            <w:r w:rsidRPr="005C3D96">
              <w:rPr>
                <w:rFonts w:hint="eastAsia"/>
              </w:rPr>
              <w:t>值类型</w:t>
            </w:r>
            <w:proofErr w:type="gramEnd"/>
          </w:p>
        </w:tc>
        <w:tc>
          <w:tcPr>
            <w:tcW w:w="1658" w:type="dxa"/>
          </w:tcPr>
          <w:p w14:paraId="24B33E1A" w14:textId="4D42262C" w:rsidR="00F97FC7" w:rsidRPr="005C3D96" w:rsidRDefault="00F97FC7" w:rsidP="005C3D96">
            <w:pPr>
              <w:pStyle w:val="a7"/>
            </w:pPr>
            <w:r w:rsidRPr="005C3D96">
              <w:rPr>
                <w:rFonts w:hint="eastAsia"/>
              </w:rPr>
              <w:t>说明</w:t>
            </w:r>
          </w:p>
        </w:tc>
      </w:tr>
      <w:tr w:rsidR="00F97FC7" w:rsidRPr="005C3D96" w14:paraId="2CD94CFC" w14:textId="77777777" w:rsidTr="00F97FC7">
        <w:tc>
          <w:tcPr>
            <w:tcW w:w="1658" w:type="dxa"/>
          </w:tcPr>
          <w:p w14:paraId="50993AC4" w14:textId="77777777" w:rsidR="00F97FC7" w:rsidRPr="005C3D96" w:rsidRDefault="00F97FC7" w:rsidP="005C3D96">
            <w:pPr>
              <w:pStyle w:val="a7"/>
            </w:pPr>
          </w:p>
        </w:tc>
        <w:tc>
          <w:tcPr>
            <w:tcW w:w="1658" w:type="dxa"/>
          </w:tcPr>
          <w:p w14:paraId="217045A6" w14:textId="77777777" w:rsidR="00F97FC7" w:rsidRPr="005C3D96" w:rsidRDefault="00F97FC7" w:rsidP="005C3D96">
            <w:pPr>
              <w:pStyle w:val="a7"/>
            </w:pPr>
          </w:p>
        </w:tc>
        <w:tc>
          <w:tcPr>
            <w:tcW w:w="1658" w:type="dxa"/>
          </w:tcPr>
          <w:p w14:paraId="6B2CBFFA" w14:textId="77777777" w:rsidR="00F97FC7" w:rsidRPr="005C3D96" w:rsidRDefault="00F97FC7" w:rsidP="005C3D96">
            <w:pPr>
              <w:pStyle w:val="a7"/>
            </w:pPr>
          </w:p>
        </w:tc>
        <w:tc>
          <w:tcPr>
            <w:tcW w:w="1658" w:type="dxa"/>
          </w:tcPr>
          <w:p w14:paraId="2ECDCF62" w14:textId="77777777" w:rsidR="00F97FC7" w:rsidRPr="005C3D96" w:rsidRDefault="00F97FC7" w:rsidP="005C3D96">
            <w:pPr>
              <w:pStyle w:val="a7"/>
            </w:pPr>
          </w:p>
        </w:tc>
        <w:tc>
          <w:tcPr>
            <w:tcW w:w="1658" w:type="dxa"/>
          </w:tcPr>
          <w:p w14:paraId="2899BC4B" w14:textId="77777777" w:rsidR="00F97FC7" w:rsidRPr="005C3D96" w:rsidRDefault="00F97FC7" w:rsidP="005C3D96">
            <w:pPr>
              <w:pStyle w:val="a7"/>
            </w:pPr>
          </w:p>
        </w:tc>
      </w:tr>
    </w:tbl>
    <w:p w14:paraId="61C95467" w14:textId="77777777" w:rsidR="00F97FC7" w:rsidRDefault="00F97FC7" w:rsidP="007F1E84">
      <w:pPr>
        <w:ind w:firstLine="480"/>
      </w:pPr>
    </w:p>
    <w:p w14:paraId="4060B2D1" w14:textId="77777777" w:rsidR="005B7240" w:rsidRPr="007F1E84" w:rsidRDefault="005B7240" w:rsidP="007F1E84">
      <w:pPr>
        <w:ind w:firstLine="480"/>
      </w:pPr>
    </w:p>
    <w:sectPr w:rsidR="005B7240" w:rsidRPr="007F1E84" w:rsidSect="00A9541F">
      <w:footerReference w:type="default" r:id="rId33"/>
      <w:pgSz w:w="11900" w:h="16840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liuchao" w:date="2017-03-30T18:09:00Z" w:initials="l">
    <w:p w14:paraId="33F76F1D" w14:textId="4A4A16AD" w:rsidR="00CB521B" w:rsidRDefault="00CB521B">
      <w:pPr>
        <w:pStyle w:val="af1"/>
        <w:ind w:firstLine="420"/>
      </w:pPr>
      <w:r>
        <w:rPr>
          <w:rStyle w:val="af0"/>
        </w:rPr>
        <w:annotationRef/>
      </w:r>
      <w:r>
        <w:rPr>
          <w:rFonts w:hint="eastAsia"/>
        </w:rPr>
        <w:t>?</w:t>
      </w:r>
    </w:p>
  </w:comment>
  <w:comment w:id="4" w:author="liuchao" w:date="2017-03-30T18:10:00Z" w:initials="l">
    <w:p w14:paraId="5E799181" w14:textId="6F087C89" w:rsidR="00CB521B" w:rsidRDefault="00CB521B">
      <w:pPr>
        <w:pStyle w:val="af1"/>
        <w:ind w:firstLine="420"/>
      </w:pPr>
      <w:r>
        <w:rPr>
          <w:rStyle w:val="af0"/>
        </w:rPr>
        <w:annotationRef/>
      </w:r>
      <w:r>
        <w:rPr>
          <w:rFonts w:hint="eastAsia"/>
        </w:rPr>
        <w:t>修改记录</w:t>
      </w:r>
      <w:r>
        <w:rPr>
          <w:rFonts w:hint="eastAsia"/>
        </w:rPr>
        <w:t>?</w:t>
      </w:r>
    </w:p>
  </w:comment>
  <w:comment w:id="10" w:author="liuchao" w:date="2017-03-30T18:12:00Z" w:initials="l">
    <w:p w14:paraId="339E7554" w14:textId="05E322D7" w:rsidR="00CB521B" w:rsidRDefault="00CB521B">
      <w:pPr>
        <w:pStyle w:val="af1"/>
        <w:ind w:firstLine="420"/>
      </w:pPr>
      <w:r>
        <w:rPr>
          <w:rStyle w:val="af0"/>
        </w:rPr>
        <w:annotationRef/>
      </w:r>
      <w:r>
        <w:rPr>
          <w:rFonts w:hint="eastAsia"/>
        </w:rPr>
        <w:t>?</w:t>
      </w:r>
    </w:p>
  </w:comment>
  <w:comment w:id="11" w:author="liuchao" w:date="2017-03-30T18:13:00Z" w:initials="l">
    <w:p w14:paraId="2F1C6193" w14:textId="545AD2F2" w:rsidR="00CB521B" w:rsidRDefault="00CB521B">
      <w:pPr>
        <w:pStyle w:val="af1"/>
        <w:ind w:firstLine="420"/>
      </w:pPr>
      <w:r>
        <w:rPr>
          <w:rStyle w:val="af0"/>
        </w:rPr>
        <w:annotationRef/>
      </w:r>
      <w:r>
        <w:rPr>
          <w:rFonts w:hint="eastAsia"/>
        </w:rPr>
        <w:t>谁</w:t>
      </w:r>
      <w:r>
        <w:rPr>
          <w:rFonts w:hint="eastAsia"/>
        </w:rPr>
        <w:t>?</w:t>
      </w:r>
    </w:p>
  </w:comment>
  <w:comment w:id="12" w:author="liuchao" w:date="2017-03-30T18:13:00Z" w:initials="l">
    <w:p w14:paraId="75BC584F" w14:textId="49F49887" w:rsidR="00CB521B" w:rsidRDefault="00CB521B">
      <w:pPr>
        <w:pStyle w:val="af1"/>
        <w:ind w:firstLine="420"/>
      </w:pPr>
      <w:r>
        <w:rPr>
          <w:rStyle w:val="af0"/>
        </w:rPr>
        <w:annotationRef/>
      </w:r>
      <w:r>
        <w:rPr>
          <w:rFonts w:hint="eastAsia"/>
        </w:rPr>
        <w:t>?</w:t>
      </w:r>
    </w:p>
  </w:comment>
  <w:comment w:id="16" w:author="liuchao" w:date="2017-03-30T18:15:00Z" w:initials="l">
    <w:p w14:paraId="27655925" w14:textId="51BC0878" w:rsidR="00CB521B" w:rsidRDefault="00CB521B">
      <w:pPr>
        <w:pStyle w:val="af1"/>
        <w:ind w:firstLine="420"/>
      </w:pPr>
      <w:r>
        <w:rPr>
          <w:rStyle w:val="af0"/>
        </w:rPr>
        <w:annotationRef/>
      </w:r>
      <w:r>
        <w:rPr>
          <w:rFonts w:hint="eastAsia"/>
        </w:rPr>
        <w:t>?</w:t>
      </w:r>
    </w:p>
  </w:comment>
  <w:comment w:id="18" w:author="liuchao" w:date="2017-03-30T18:15:00Z" w:initials="l">
    <w:p w14:paraId="359DC1EE" w14:textId="3DC5C7FA" w:rsidR="00CB521B" w:rsidRDefault="00CB521B">
      <w:pPr>
        <w:pStyle w:val="af1"/>
        <w:ind w:firstLine="420"/>
      </w:pPr>
      <w:r>
        <w:rPr>
          <w:rStyle w:val="af0"/>
        </w:rPr>
        <w:annotationRef/>
      </w:r>
      <w:r>
        <w:rPr>
          <w:rFonts w:hint="eastAsia"/>
        </w:rPr>
        <w:t>模式</w:t>
      </w:r>
    </w:p>
  </w:comment>
  <w:comment w:id="19" w:author="liuchao" w:date="2017-03-30T18:17:00Z" w:initials="l">
    <w:p w14:paraId="67959BF5" w14:textId="47683121" w:rsidR="00CB521B" w:rsidRDefault="00CB521B">
      <w:pPr>
        <w:pStyle w:val="af1"/>
        <w:ind w:firstLine="420"/>
      </w:pPr>
      <w:r>
        <w:rPr>
          <w:rStyle w:val="af0"/>
        </w:rPr>
        <w:annotationRef/>
      </w:r>
      <w:r>
        <w:rPr>
          <w:rFonts w:hint="eastAsia"/>
        </w:rPr>
        <w:t>?</w:t>
      </w:r>
    </w:p>
  </w:comment>
  <w:comment w:id="26" w:author="liuchao" w:date="2017-03-30T18:19:00Z" w:initials="l">
    <w:p w14:paraId="555BBAB3" w14:textId="62539B57" w:rsidR="00CB521B" w:rsidRDefault="00CB521B">
      <w:pPr>
        <w:pStyle w:val="af1"/>
        <w:ind w:firstLine="420"/>
      </w:pPr>
      <w:r>
        <w:rPr>
          <w:rStyle w:val="af0"/>
        </w:rPr>
        <w:annotationRef/>
      </w:r>
      <w:r>
        <w:rPr>
          <w:rFonts w:hint="eastAsia"/>
        </w:rPr>
        <w:t>？</w:t>
      </w:r>
    </w:p>
  </w:comment>
  <w:comment w:id="32" w:author="liuchao" w:date="2017-03-30T18:23:00Z" w:initials="l">
    <w:p w14:paraId="20DB14CF" w14:textId="40B9937F" w:rsidR="00CB521B" w:rsidRDefault="00CB521B">
      <w:pPr>
        <w:pStyle w:val="af1"/>
        <w:ind w:firstLine="420"/>
      </w:pPr>
      <w:r>
        <w:rPr>
          <w:rStyle w:val="af0"/>
        </w:rPr>
        <w:annotationRef/>
      </w:r>
      <w:r>
        <w:rPr>
          <w:rFonts w:hint="eastAsia"/>
        </w:rPr>
        <w:t>在第</w:t>
      </w:r>
      <w:r>
        <w:rPr>
          <w:rFonts w:hint="eastAsia"/>
        </w:rPr>
        <w:t>3</w:t>
      </w:r>
      <w:r>
        <w:rPr>
          <w:rFonts w:hint="eastAsia"/>
        </w:rPr>
        <w:t>章中，如何给出这些目标对应的典型用例？</w:t>
      </w:r>
    </w:p>
    <w:p w14:paraId="1D0D8274" w14:textId="4426D58B" w:rsidR="00CB521B" w:rsidRPr="00CB521B" w:rsidRDefault="00CB521B">
      <w:pPr>
        <w:pStyle w:val="af1"/>
        <w:ind w:firstLine="480"/>
        <w:rPr>
          <w:rFonts w:hint="eastAsia"/>
        </w:rPr>
      </w:pPr>
    </w:p>
  </w:comment>
  <w:comment w:id="34" w:author="liuchao" w:date="2017-03-30T18:28:00Z" w:initials="l">
    <w:p w14:paraId="4BE56CE9" w14:textId="214F459D" w:rsidR="00CB521B" w:rsidRDefault="00CB521B">
      <w:pPr>
        <w:pStyle w:val="af1"/>
        <w:ind w:firstLine="420"/>
      </w:pPr>
      <w:r>
        <w:rPr>
          <w:rStyle w:val="af0"/>
        </w:rPr>
        <w:annotationRef/>
      </w:r>
      <w:r>
        <w:rPr>
          <w:rFonts w:hint="eastAsia"/>
        </w:rPr>
        <w:t>这是对设计的概述</w:t>
      </w:r>
    </w:p>
  </w:comment>
  <w:comment w:id="35" w:author="liuchao" w:date="2017-03-30T18:25:00Z" w:initials="l">
    <w:p w14:paraId="2A5C4EE6" w14:textId="67269D05" w:rsidR="00CB521B" w:rsidRDefault="00CB521B">
      <w:pPr>
        <w:pStyle w:val="af1"/>
        <w:ind w:firstLine="420"/>
      </w:pPr>
      <w:r>
        <w:rPr>
          <w:rStyle w:val="af0"/>
        </w:rPr>
        <w:annotationRef/>
      </w:r>
      <w:r>
        <w:rPr>
          <w:rFonts w:hint="eastAsia"/>
        </w:rPr>
        <w:t>正文中应引用。并应标注参考文献，即其来源</w:t>
      </w:r>
    </w:p>
  </w:comment>
  <w:comment w:id="52" w:author="liuchao" w:date="2017-03-30T18:31:00Z" w:initials="l">
    <w:p w14:paraId="68BA124B" w14:textId="26410B38" w:rsidR="005742F5" w:rsidRDefault="005742F5">
      <w:pPr>
        <w:pStyle w:val="af1"/>
        <w:ind w:firstLine="420"/>
      </w:pPr>
      <w:r>
        <w:rPr>
          <w:rStyle w:val="af0"/>
        </w:rPr>
        <w:annotationRef/>
      </w:r>
      <w:r>
        <w:rPr>
          <w:rFonts w:hint="eastAsia"/>
        </w:rPr>
        <w:t>达到或超出限制怎么办？</w:t>
      </w:r>
    </w:p>
  </w:comment>
  <w:comment w:id="53" w:author="liuchao" w:date="2017-03-30T18:30:00Z" w:initials="l">
    <w:p w14:paraId="1DE8774F" w14:textId="1097A348" w:rsidR="00B863DC" w:rsidRDefault="00B863DC" w:rsidP="00B863DC">
      <w:pPr>
        <w:pStyle w:val="af1"/>
        <w:ind w:firstLineChars="95" w:firstLine="199"/>
      </w:pPr>
      <w:r>
        <w:rPr>
          <w:rStyle w:val="af0"/>
        </w:rPr>
        <w:annotationRef/>
      </w:r>
      <w:r>
        <w:rPr>
          <w:rFonts w:hint="eastAsia"/>
        </w:rPr>
        <w:t>需求？</w:t>
      </w:r>
    </w:p>
  </w:comment>
  <w:comment w:id="56" w:author="liuchao" w:date="2017-03-30T18:34:00Z" w:initials="l">
    <w:p w14:paraId="0B9A5A80" w14:textId="51A4A6E6" w:rsidR="005742F5" w:rsidRDefault="005742F5">
      <w:pPr>
        <w:pStyle w:val="af1"/>
        <w:ind w:firstLine="420"/>
      </w:pPr>
      <w:r>
        <w:rPr>
          <w:rStyle w:val="af0"/>
        </w:rPr>
        <w:annotationRef/>
      </w:r>
      <w:r>
        <w:rPr>
          <w:rFonts w:hint="eastAsia"/>
        </w:rPr>
        <w:t>应该先有业务需求（对应“目标”），再由功能需求</w:t>
      </w:r>
    </w:p>
  </w:comment>
  <w:comment w:id="66" w:author="liuchao" w:date="2017-03-30T18:33:00Z" w:initials="l">
    <w:p w14:paraId="6B8E55A6" w14:textId="0856F8FB" w:rsidR="005742F5" w:rsidRDefault="005742F5">
      <w:pPr>
        <w:pStyle w:val="af1"/>
        <w:ind w:firstLine="420"/>
      </w:pPr>
      <w:r>
        <w:rPr>
          <w:rStyle w:val="af0"/>
        </w:rPr>
        <w:annotationRef/>
      </w:r>
      <w:r>
        <w:rPr>
          <w:rFonts w:hint="eastAsia"/>
        </w:rPr>
        <w:t>？</w:t>
      </w:r>
    </w:p>
  </w:comment>
  <w:comment w:id="79" w:author="liuchao" w:date="2017-03-30T18:35:00Z" w:initials="l">
    <w:p w14:paraId="34A3A504" w14:textId="2AF649FA" w:rsidR="005742F5" w:rsidRDefault="005742F5">
      <w:pPr>
        <w:pStyle w:val="af1"/>
        <w:ind w:firstLine="420"/>
      </w:pPr>
      <w:r>
        <w:rPr>
          <w:rStyle w:val="af0"/>
        </w:rPr>
        <w:annotationRef/>
      </w:r>
      <w:r>
        <w:rPr>
          <w:rFonts w:hint="eastAsia"/>
        </w:rPr>
        <w:t>?</w:t>
      </w:r>
    </w:p>
  </w:comment>
  <w:comment w:id="85" w:author="liuchao" w:date="2017-03-30T18:37:00Z" w:initials="l">
    <w:p w14:paraId="01BEFADD" w14:textId="78A321E5" w:rsidR="005742F5" w:rsidRDefault="005742F5">
      <w:pPr>
        <w:pStyle w:val="af1"/>
        <w:ind w:firstLine="420"/>
      </w:pPr>
      <w:r>
        <w:rPr>
          <w:rStyle w:val="af0"/>
        </w:rPr>
        <w:annotationRef/>
      </w:r>
      <w:r>
        <w:rPr>
          <w:rFonts w:hint="eastAsia"/>
        </w:rPr>
        <w:t>在哪？</w:t>
      </w:r>
    </w:p>
  </w:comment>
  <w:comment w:id="88" w:author="liuchao" w:date="2017-03-30T18:38:00Z" w:initials="l">
    <w:p w14:paraId="25583A8A" w14:textId="3715C3A4" w:rsidR="005742F5" w:rsidRDefault="005742F5">
      <w:pPr>
        <w:pStyle w:val="af1"/>
        <w:ind w:firstLine="420"/>
      </w:pPr>
      <w:r>
        <w:rPr>
          <w:rStyle w:val="af0"/>
        </w:rPr>
        <w:annotationRef/>
      </w:r>
      <w:r>
        <w:rPr>
          <w:rFonts w:hint="eastAsia"/>
        </w:rPr>
        <w:t>用例</w:t>
      </w:r>
      <w:r>
        <w:rPr>
          <w:rFonts w:hint="eastAsia"/>
        </w:rPr>
        <w:t>=</w:t>
      </w:r>
      <w:r>
        <w:rPr>
          <w:rFonts w:hint="eastAsia"/>
        </w:rPr>
        <w:t>功能？</w:t>
      </w:r>
    </w:p>
  </w:comment>
  <w:comment w:id="92" w:author="liuchao" w:date="2017-03-30T18:39:00Z" w:initials="l">
    <w:p w14:paraId="62972149" w14:textId="68E5DB60" w:rsidR="00C7613E" w:rsidRDefault="00C7613E">
      <w:pPr>
        <w:pStyle w:val="af1"/>
        <w:ind w:firstLine="420"/>
      </w:pPr>
      <w:r>
        <w:rPr>
          <w:rStyle w:val="af0"/>
        </w:rPr>
        <w:annotationRef/>
      </w:r>
      <w:r>
        <w:rPr>
          <w:rFonts w:hint="eastAsia"/>
        </w:rPr>
        <w:t>文字说明？</w:t>
      </w:r>
    </w:p>
  </w:comment>
  <w:comment w:id="101" w:author="liuchao" w:date="2017-03-30T18:40:00Z" w:initials="l">
    <w:p w14:paraId="551DD3E1" w14:textId="48BE2027" w:rsidR="00C7613E" w:rsidRDefault="00C7613E">
      <w:pPr>
        <w:pStyle w:val="af1"/>
        <w:ind w:firstLine="420"/>
      </w:pPr>
      <w:r>
        <w:rPr>
          <w:rStyle w:val="af0"/>
        </w:rPr>
        <w:annotationRef/>
      </w:r>
      <w:r>
        <w:rPr>
          <w:rFonts w:hint="eastAsia"/>
        </w:rPr>
        <w:t>量化指标？</w:t>
      </w:r>
    </w:p>
  </w:comment>
  <w:comment w:id="104" w:author="liuchao" w:date="2017-03-30T18:41:00Z" w:initials="l">
    <w:p w14:paraId="40E45DFF" w14:textId="3A46A859" w:rsidR="00C7613E" w:rsidRDefault="00C7613E">
      <w:pPr>
        <w:pStyle w:val="af1"/>
        <w:ind w:firstLine="420"/>
      </w:pPr>
      <w:r>
        <w:rPr>
          <w:rStyle w:val="af0"/>
        </w:rPr>
        <w:annotationRef/>
      </w:r>
      <w:r>
        <w:rPr>
          <w:rFonts w:hint="eastAsia"/>
        </w:rPr>
        <w:t>典型用例？</w:t>
      </w:r>
    </w:p>
  </w:comment>
  <w:comment w:id="106" w:author="liuchao" w:date="2017-03-30T18:42:00Z" w:initials="l">
    <w:p w14:paraId="43B53972" w14:textId="350D395E" w:rsidR="00C7613E" w:rsidRDefault="00C7613E">
      <w:pPr>
        <w:pStyle w:val="af1"/>
        <w:ind w:firstLine="420"/>
      </w:pPr>
      <w:r>
        <w:rPr>
          <w:rStyle w:val="af0"/>
        </w:rPr>
        <w:annotationRef/>
      </w:r>
      <w:r>
        <w:rPr>
          <w:rFonts w:hint="eastAsia"/>
        </w:rPr>
        <w:t>上述用例中的备选事件</w:t>
      </w:r>
      <w:proofErr w:type="gramStart"/>
      <w:r>
        <w:rPr>
          <w:rFonts w:hint="eastAsia"/>
        </w:rPr>
        <w:t>流如何</w:t>
      </w:r>
      <w:proofErr w:type="gramEnd"/>
      <w:r>
        <w:rPr>
          <w:rFonts w:hint="eastAsia"/>
        </w:rPr>
        <w:t>与之对应？</w:t>
      </w:r>
    </w:p>
  </w:comment>
  <w:comment w:id="112" w:author="liuchao" w:date="2017-03-30T18:44:00Z" w:initials="l">
    <w:p w14:paraId="575EA62F" w14:textId="1EBAAA00" w:rsidR="00C7613E" w:rsidRDefault="00C7613E">
      <w:pPr>
        <w:pStyle w:val="af1"/>
        <w:ind w:firstLine="420"/>
      </w:pPr>
      <w:r>
        <w:rPr>
          <w:rStyle w:val="af0"/>
        </w:rPr>
        <w:annotationRef/>
      </w:r>
      <w:r>
        <w:rPr>
          <w:rFonts w:hint="eastAsia"/>
        </w:rPr>
        <w:t>典型</w:t>
      </w:r>
      <w:bookmarkStart w:id="113" w:name="_GoBack"/>
      <w:bookmarkEnd w:id="113"/>
      <w:r>
        <w:rPr>
          <w:rFonts w:hint="eastAsia"/>
        </w:rPr>
        <w:t>用例？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3F76F1D" w15:done="0"/>
  <w15:commentEx w15:paraId="5E799181" w15:done="0"/>
  <w15:commentEx w15:paraId="339E7554" w15:done="0"/>
  <w15:commentEx w15:paraId="2F1C6193" w15:done="0"/>
  <w15:commentEx w15:paraId="75BC584F" w15:done="0"/>
  <w15:commentEx w15:paraId="27655925" w15:done="0"/>
  <w15:commentEx w15:paraId="359DC1EE" w15:done="0"/>
  <w15:commentEx w15:paraId="67959BF5" w15:done="0"/>
  <w15:commentEx w15:paraId="555BBAB3" w15:done="0"/>
  <w15:commentEx w15:paraId="1D0D8274" w15:done="0"/>
  <w15:commentEx w15:paraId="4BE56CE9" w15:done="0"/>
  <w15:commentEx w15:paraId="2A5C4EE6" w15:done="0"/>
  <w15:commentEx w15:paraId="68BA124B" w15:done="0"/>
  <w15:commentEx w15:paraId="1DE8774F" w15:done="0"/>
  <w15:commentEx w15:paraId="0B9A5A80" w15:done="0"/>
  <w15:commentEx w15:paraId="6B8E55A6" w15:done="0"/>
  <w15:commentEx w15:paraId="34A3A504" w15:done="0"/>
  <w15:commentEx w15:paraId="01BEFADD" w15:done="0"/>
  <w15:commentEx w15:paraId="25583A8A" w15:done="0"/>
  <w15:commentEx w15:paraId="62972149" w15:done="0"/>
  <w15:commentEx w15:paraId="551DD3E1" w15:done="0"/>
  <w15:commentEx w15:paraId="40E45DFF" w15:done="0"/>
  <w15:commentEx w15:paraId="43B53972" w15:done="0"/>
  <w15:commentEx w15:paraId="575EA62F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D45F497" w14:textId="77777777" w:rsidR="00832FC1" w:rsidRDefault="00832FC1" w:rsidP="00A9541F">
      <w:pPr>
        <w:spacing w:line="240" w:lineRule="auto"/>
        <w:ind w:firstLine="480"/>
      </w:pPr>
      <w:r>
        <w:separator/>
      </w:r>
    </w:p>
  </w:endnote>
  <w:endnote w:type="continuationSeparator" w:id="0">
    <w:p w14:paraId="18BE7E43" w14:textId="77777777" w:rsidR="00832FC1" w:rsidRDefault="00832FC1" w:rsidP="00A9541F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consolata Medium">
    <w:altName w:val="DejaVu Sans Mono"/>
    <w:charset w:val="00"/>
    <w:family w:val="auto"/>
    <w:pitch w:val="variable"/>
    <w:sig w:usb0="00000001" w:usb1="0000016B" w:usb2="00000000" w:usb3="00000000" w:csb0="00000013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imesNewRomanPS-BoldMT">
    <w:altName w:val="Times New Roman"/>
    <w:charset w:val="00"/>
    <w:family w:val="auto"/>
    <w:pitch w:val="variable"/>
    <w:sig w:usb0="00000000" w:usb1="C0007841" w:usb2="00000009" w:usb3="00000000" w:csb0="000001FF" w:csb1="00000000"/>
  </w:font>
  <w:font w:name="TimesNewRomanPSMT">
    <w:altName w:val="Times New Roman"/>
    <w:charset w:val="00"/>
    <w:family w:val="auto"/>
    <w:pitch w:val="variable"/>
    <w:sig w:usb0="00000000" w:usb1="C0007841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Leelawadee UI">
    <w:altName w:val="Arial Unicode MS"/>
    <w:charset w:val="00"/>
    <w:family w:val="swiss"/>
    <w:pitch w:val="variable"/>
    <w:sig w:usb0="A3000003" w:usb1="00000000" w:usb2="00010000" w:usb3="00000000" w:csb0="000101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B7C3D7" w14:textId="77777777" w:rsidR="00CB521B" w:rsidRDefault="00CB521B" w:rsidP="00484056">
    <w:pPr>
      <w:pStyle w:val="a9"/>
      <w:framePr w:wrap="none" w:vAnchor="text" w:hAnchor="margin" w:xAlign="center" w:y="1"/>
      <w:ind w:firstLine="360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4FC640FB" w14:textId="77777777" w:rsidR="00CB521B" w:rsidRDefault="00CB521B">
    <w:pPr>
      <w:pStyle w:val="a9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B569E4" w14:textId="3555BA9C" w:rsidR="00CB521B" w:rsidRDefault="00CB521B" w:rsidP="00A9541F">
    <w:pPr>
      <w:pStyle w:val="a9"/>
      <w:framePr w:wrap="none" w:vAnchor="text" w:hAnchor="margin" w:xAlign="center" w:y="1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5B9C67" w14:textId="77777777" w:rsidR="00CB521B" w:rsidRDefault="00CB521B">
    <w:pPr>
      <w:pStyle w:val="a9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3BED36" w14:textId="3ADA415D" w:rsidR="00CB521B" w:rsidRDefault="00CB521B" w:rsidP="00484056">
    <w:pPr>
      <w:pStyle w:val="a9"/>
      <w:framePr w:wrap="none" w:vAnchor="text" w:hAnchor="margin" w:xAlign="center" w:y="1"/>
      <w:ind w:firstLine="360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 w:rsidR="00C7613E">
      <w:rPr>
        <w:rStyle w:val="aa"/>
        <w:noProof/>
      </w:rPr>
      <w:t>17</w:t>
    </w:r>
    <w:r>
      <w:rPr>
        <w:rStyle w:val="aa"/>
      </w:rPr>
      <w:fldChar w:fldCharType="end"/>
    </w:r>
  </w:p>
  <w:p w14:paraId="0B08358B" w14:textId="77777777" w:rsidR="00CB521B" w:rsidRDefault="00CB521B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9DF656E" w14:textId="77777777" w:rsidR="00832FC1" w:rsidRDefault="00832FC1" w:rsidP="00A9541F">
      <w:pPr>
        <w:spacing w:line="240" w:lineRule="auto"/>
        <w:ind w:firstLine="480"/>
      </w:pPr>
      <w:r>
        <w:separator/>
      </w:r>
    </w:p>
  </w:footnote>
  <w:footnote w:type="continuationSeparator" w:id="0">
    <w:p w14:paraId="085A58CB" w14:textId="77777777" w:rsidR="00832FC1" w:rsidRDefault="00832FC1" w:rsidP="00A9541F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3B7E91" w14:textId="77777777" w:rsidR="00CB521B" w:rsidRDefault="00CB521B">
    <w:pPr>
      <w:pStyle w:val="ab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F86C9E" w14:textId="77777777" w:rsidR="00CB521B" w:rsidRDefault="00CB521B">
    <w:pPr>
      <w:pStyle w:val="ab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15F452" w14:textId="77777777" w:rsidR="00CB521B" w:rsidRDefault="00CB521B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014C7"/>
    <w:multiLevelType w:val="multilevel"/>
    <w:tmpl w:val="76C49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EC592F"/>
    <w:multiLevelType w:val="hybridMultilevel"/>
    <w:tmpl w:val="59D83D1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3A50921"/>
    <w:multiLevelType w:val="hybridMultilevel"/>
    <w:tmpl w:val="F072E6DA"/>
    <w:lvl w:ilvl="0" w:tplc="00286B9E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AAB60D5"/>
    <w:multiLevelType w:val="multilevel"/>
    <w:tmpl w:val="11765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600769"/>
    <w:multiLevelType w:val="hybridMultilevel"/>
    <w:tmpl w:val="3A06892A"/>
    <w:lvl w:ilvl="0" w:tplc="EFD69DF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4726412"/>
    <w:multiLevelType w:val="multilevel"/>
    <w:tmpl w:val="B69AE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306314"/>
    <w:multiLevelType w:val="multilevel"/>
    <w:tmpl w:val="8D767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C95585"/>
    <w:multiLevelType w:val="hybridMultilevel"/>
    <w:tmpl w:val="1F4AB2AE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42EF1A81"/>
    <w:multiLevelType w:val="hybridMultilevel"/>
    <w:tmpl w:val="BDA25FFC"/>
    <w:lvl w:ilvl="0" w:tplc="7A9C274A">
      <w:start w:val="1"/>
      <w:numFmt w:val="decimal"/>
      <w:lvlText w:val="%1）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9" w15:restartNumberingAfterBreak="0">
    <w:nsid w:val="497F57FC"/>
    <w:multiLevelType w:val="hybridMultilevel"/>
    <w:tmpl w:val="5C382AA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61BD5A87"/>
    <w:multiLevelType w:val="multilevel"/>
    <w:tmpl w:val="523EA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381655D"/>
    <w:multiLevelType w:val="multilevel"/>
    <w:tmpl w:val="C256FD98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0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3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3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96" w:hanging="1800"/>
      </w:pPr>
      <w:rPr>
        <w:rFonts w:hint="default"/>
      </w:rPr>
    </w:lvl>
  </w:abstractNum>
  <w:num w:numId="1">
    <w:abstractNumId w:val="8"/>
  </w:num>
  <w:num w:numId="2">
    <w:abstractNumId w:val="1"/>
  </w:num>
  <w:num w:numId="3">
    <w:abstractNumId w:val="9"/>
  </w:num>
  <w:num w:numId="4">
    <w:abstractNumId w:val="3"/>
  </w:num>
  <w:num w:numId="5">
    <w:abstractNumId w:val="0"/>
  </w:num>
  <w:num w:numId="6">
    <w:abstractNumId w:val="6"/>
  </w:num>
  <w:num w:numId="7">
    <w:abstractNumId w:val="11"/>
  </w:num>
  <w:num w:numId="8">
    <w:abstractNumId w:val="5"/>
  </w:num>
  <w:num w:numId="9">
    <w:abstractNumId w:val="10"/>
  </w:num>
  <w:num w:numId="10">
    <w:abstractNumId w:val="4"/>
  </w:num>
  <w:num w:numId="11">
    <w:abstractNumId w:val="7"/>
  </w:num>
  <w:num w:numId="12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liuchao">
    <w15:presenceInfo w15:providerId="None" w15:userId="liucha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trackRevisions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3056"/>
    <w:rsid w:val="00014E4F"/>
    <w:rsid w:val="00020AE1"/>
    <w:rsid w:val="00024E07"/>
    <w:rsid w:val="000345A8"/>
    <w:rsid w:val="00036828"/>
    <w:rsid w:val="00037086"/>
    <w:rsid w:val="0004064C"/>
    <w:rsid w:val="00044B11"/>
    <w:rsid w:val="0005338E"/>
    <w:rsid w:val="00080A18"/>
    <w:rsid w:val="0008665F"/>
    <w:rsid w:val="00092150"/>
    <w:rsid w:val="00096A37"/>
    <w:rsid w:val="000B66CA"/>
    <w:rsid w:val="000D3AB5"/>
    <w:rsid w:val="000F03BE"/>
    <w:rsid w:val="0010462A"/>
    <w:rsid w:val="00142572"/>
    <w:rsid w:val="0014597D"/>
    <w:rsid w:val="00153DF9"/>
    <w:rsid w:val="0015544E"/>
    <w:rsid w:val="00156624"/>
    <w:rsid w:val="001627F3"/>
    <w:rsid w:val="00163819"/>
    <w:rsid w:val="001708D3"/>
    <w:rsid w:val="00186CA0"/>
    <w:rsid w:val="00196BEE"/>
    <w:rsid w:val="001A0722"/>
    <w:rsid w:val="001A5CBC"/>
    <w:rsid w:val="001A7463"/>
    <w:rsid w:val="001B2054"/>
    <w:rsid w:val="001B3764"/>
    <w:rsid w:val="001C10BE"/>
    <w:rsid w:val="001C3275"/>
    <w:rsid w:val="001D29E7"/>
    <w:rsid w:val="001E7B56"/>
    <w:rsid w:val="00200C0A"/>
    <w:rsid w:val="00211024"/>
    <w:rsid w:val="002133BC"/>
    <w:rsid w:val="002137EA"/>
    <w:rsid w:val="00216CE0"/>
    <w:rsid w:val="0025382B"/>
    <w:rsid w:val="002624C2"/>
    <w:rsid w:val="002633F4"/>
    <w:rsid w:val="0027172F"/>
    <w:rsid w:val="00275259"/>
    <w:rsid w:val="002825F6"/>
    <w:rsid w:val="00283329"/>
    <w:rsid w:val="002855E2"/>
    <w:rsid w:val="00293AD3"/>
    <w:rsid w:val="002B2C73"/>
    <w:rsid w:val="002C2F4F"/>
    <w:rsid w:val="002C4C7E"/>
    <w:rsid w:val="002C6EF1"/>
    <w:rsid w:val="00301D99"/>
    <w:rsid w:val="0030604E"/>
    <w:rsid w:val="003120A2"/>
    <w:rsid w:val="00313DFB"/>
    <w:rsid w:val="00333199"/>
    <w:rsid w:val="003372B9"/>
    <w:rsid w:val="00347026"/>
    <w:rsid w:val="003536DA"/>
    <w:rsid w:val="00353726"/>
    <w:rsid w:val="003552FE"/>
    <w:rsid w:val="0036616A"/>
    <w:rsid w:val="00367466"/>
    <w:rsid w:val="0037562C"/>
    <w:rsid w:val="00375C1B"/>
    <w:rsid w:val="0038665B"/>
    <w:rsid w:val="0039157C"/>
    <w:rsid w:val="003B791F"/>
    <w:rsid w:val="003C5F4B"/>
    <w:rsid w:val="003D1986"/>
    <w:rsid w:val="003D446A"/>
    <w:rsid w:val="0040613B"/>
    <w:rsid w:val="004102AA"/>
    <w:rsid w:val="00420898"/>
    <w:rsid w:val="00420E5F"/>
    <w:rsid w:val="004303F5"/>
    <w:rsid w:val="00431C50"/>
    <w:rsid w:val="00437924"/>
    <w:rsid w:val="004462D0"/>
    <w:rsid w:val="004519AD"/>
    <w:rsid w:val="00466ECE"/>
    <w:rsid w:val="00481991"/>
    <w:rsid w:val="00483DD7"/>
    <w:rsid w:val="00484056"/>
    <w:rsid w:val="004850D0"/>
    <w:rsid w:val="0049027C"/>
    <w:rsid w:val="00490D65"/>
    <w:rsid w:val="004B202A"/>
    <w:rsid w:val="004B324F"/>
    <w:rsid w:val="004C4AF5"/>
    <w:rsid w:val="004C68E3"/>
    <w:rsid w:val="004D1661"/>
    <w:rsid w:val="004D3664"/>
    <w:rsid w:val="004D5972"/>
    <w:rsid w:val="004E251E"/>
    <w:rsid w:val="004E3C20"/>
    <w:rsid w:val="004F6E22"/>
    <w:rsid w:val="00503851"/>
    <w:rsid w:val="00515333"/>
    <w:rsid w:val="00516481"/>
    <w:rsid w:val="005232DE"/>
    <w:rsid w:val="00530B69"/>
    <w:rsid w:val="00533F35"/>
    <w:rsid w:val="005658E2"/>
    <w:rsid w:val="00565D25"/>
    <w:rsid w:val="005742F5"/>
    <w:rsid w:val="0058030F"/>
    <w:rsid w:val="0059663D"/>
    <w:rsid w:val="005B7240"/>
    <w:rsid w:val="005C3D96"/>
    <w:rsid w:val="005C5CF7"/>
    <w:rsid w:val="005D5981"/>
    <w:rsid w:val="005D737C"/>
    <w:rsid w:val="005E57B4"/>
    <w:rsid w:val="006006DC"/>
    <w:rsid w:val="006347EB"/>
    <w:rsid w:val="006360B0"/>
    <w:rsid w:val="0064212A"/>
    <w:rsid w:val="00643019"/>
    <w:rsid w:val="00643EF8"/>
    <w:rsid w:val="00651AE9"/>
    <w:rsid w:val="00653062"/>
    <w:rsid w:val="00657175"/>
    <w:rsid w:val="00657E36"/>
    <w:rsid w:val="006605E9"/>
    <w:rsid w:val="00665039"/>
    <w:rsid w:val="00684470"/>
    <w:rsid w:val="006A219D"/>
    <w:rsid w:val="006A37AC"/>
    <w:rsid w:val="006B56A7"/>
    <w:rsid w:val="006E6079"/>
    <w:rsid w:val="006F0951"/>
    <w:rsid w:val="00702537"/>
    <w:rsid w:val="00706D01"/>
    <w:rsid w:val="00716372"/>
    <w:rsid w:val="0074419E"/>
    <w:rsid w:val="007501E3"/>
    <w:rsid w:val="007549E5"/>
    <w:rsid w:val="00756BBB"/>
    <w:rsid w:val="00760060"/>
    <w:rsid w:val="00773DBB"/>
    <w:rsid w:val="00782C12"/>
    <w:rsid w:val="00782D8D"/>
    <w:rsid w:val="00783F77"/>
    <w:rsid w:val="00784648"/>
    <w:rsid w:val="007A6C7B"/>
    <w:rsid w:val="007B5007"/>
    <w:rsid w:val="007C4664"/>
    <w:rsid w:val="007F1517"/>
    <w:rsid w:val="007F1E84"/>
    <w:rsid w:val="007F7D31"/>
    <w:rsid w:val="00811B4C"/>
    <w:rsid w:val="0082223A"/>
    <w:rsid w:val="00832FC1"/>
    <w:rsid w:val="00836C45"/>
    <w:rsid w:val="00844D38"/>
    <w:rsid w:val="008468CA"/>
    <w:rsid w:val="008474F6"/>
    <w:rsid w:val="008518D5"/>
    <w:rsid w:val="0086193C"/>
    <w:rsid w:val="008648FF"/>
    <w:rsid w:val="00884304"/>
    <w:rsid w:val="00893C7C"/>
    <w:rsid w:val="008A2426"/>
    <w:rsid w:val="008A4AF3"/>
    <w:rsid w:val="008A764F"/>
    <w:rsid w:val="008B38D8"/>
    <w:rsid w:val="008B4E43"/>
    <w:rsid w:val="008D6F8B"/>
    <w:rsid w:val="008F2DE2"/>
    <w:rsid w:val="0090192E"/>
    <w:rsid w:val="00902CD4"/>
    <w:rsid w:val="00914E50"/>
    <w:rsid w:val="00917EF6"/>
    <w:rsid w:val="009319A9"/>
    <w:rsid w:val="0093640B"/>
    <w:rsid w:val="00952021"/>
    <w:rsid w:val="00961979"/>
    <w:rsid w:val="009622B9"/>
    <w:rsid w:val="00973056"/>
    <w:rsid w:val="00993C83"/>
    <w:rsid w:val="009B5906"/>
    <w:rsid w:val="009C3894"/>
    <w:rsid w:val="009C4C46"/>
    <w:rsid w:val="009D4A0A"/>
    <w:rsid w:val="009E1EB9"/>
    <w:rsid w:val="009E3A86"/>
    <w:rsid w:val="009F5063"/>
    <w:rsid w:val="00A02D3A"/>
    <w:rsid w:val="00A02E4C"/>
    <w:rsid w:val="00A043A6"/>
    <w:rsid w:val="00A05103"/>
    <w:rsid w:val="00A07313"/>
    <w:rsid w:val="00A12685"/>
    <w:rsid w:val="00A15882"/>
    <w:rsid w:val="00A1602C"/>
    <w:rsid w:val="00A30216"/>
    <w:rsid w:val="00A331FE"/>
    <w:rsid w:val="00A60514"/>
    <w:rsid w:val="00A9541F"/>
    <w:rsid w:val="00A9760E"/>
    <w:rsid w:val="00AB0824"/>
    <w:rsid w:val="00AB7571"/>
    <w:rsid w:val="00AC2FC2"/>
    <w:rsid w:val="00AC7ECB"/>
    <w:rsid w:val="00AD77DB"/>
    <w:rsid w:val="00AE561A"/>
    <w:rsid w:val="00B0022B"/>
    <w:rsid w:val="00B11846"/>
    <w:rsid w:val="00B344ED"/>
    <w:rsid w:val="00B43693"/>
    <w:rsid w:val="00B440D7"/>
    <w:rsid w:val="00B4663A"/>
    <w:rsid w:val="00B47ED3"/>
    <w:rsid w:val="00B505DA"/>
    <w:rsid w:val="00B54149"/>
    <w:rsid w:val="00B55150"/>
    <w:rsid w:val="00B67D74"/>
    <w:rsid w:val="00B82B2C"/>
    <w:rsid w:val="00B84642"/>
    <w:rsid w:val="00B863DC"/>
    <w:rsid w:val="00B90BC1"/>
    <w:rsid w:val="00BA22F2"/>
    <w:rsid w:val="00BA29A0"/>
    <w:rsid w:val="00BB418C"/>
    <w:rsid w:val="00BC3D6F"/>
    <w:rsid w:val="00BD4625"/>
    <w:rsid w:val="00BE1CDD"/>
    <w:rsid w:val="00BF2E67"/>
    <w:rsid w:val="00C020D3"/>
    <w:rsid w:val="00C0320F"/>
    <w:rsid w:val="00C034EC"/>
    <w:rsid w:val="00C05D6A"/>
    <w:rsid w:val="00C1138E"/>
    <w:rsid w:val="00C27C91"/>
    <w:rsid w:val="00C30C71"/>
    <w:rsid w:val="00C60D4F"/>
    <w:rsid w:val="00C60F34"/>
    <w:rsid w:val="00C62F01"/>
    <w:rsid w:val="00C645D8"/>
    <w:rsid w:val="00C67087"/>
    <w:rsid w:val="00C70FE9"/>
    <w:rsid w:val="00C7613E"/>
    <w:rsid w:val="00C85470"/>
    <w:rsid w:val="00C85CBE"/>
    <w:rsid w:val="00CA37C8"/>
    <w:rsid w:val="00CA7DA5"/>
    <w:rsid w:val="00CB521B"/>
    <w:rsid w:val="00CB6485"/>
    <w:rsid w:val="00CB67CD"/>
    <w:rsid w:val="00CC3467"/>
    <w:rsid w:val="00CC40B5"/>
    <w:rsid w:val="00CC6997"/>
    <w:rsid w:val="00CD2FDF"/>
    <w:rsid w:val="00CE1739"/>
    <w:rsid w:val="00CF18AC"/>
    <w:rsid w:val="00CF54C6"/>
    <w:rsid w:val="00D031EA"/>
    <w:rsid w:val="00D17A60"/>
    <w:rsid w:val="00D17EBF"/>
    <w:rsid w:val="00D20797"/>
    <w:rsid w:val="00D23540"/>
    <w:rsid w:val="00D25894"/>
    <w:rsid w:val="00D3025B"/>
    <w:rsid w:val="00D5387C"/>
    <w:rsid w:val="00D542B7"/>
    <w:rsid w:val="00D57881"/>
    <w:rsid w:val="00D648A5"/>
    <w:rsid w:val="00D67BCB"/>
    <w:rsid w:val="00D72DE1"/>
    <w:rsid w:val="00D74F95"/>
    <w:rsid w:val="00D81316"/>
    <w:rsid w:val="00D84B59"/>
    <w:rsid w:val="00DA453B"/>
    <w:rsid w:val="00DB50C2"/>
    <w:rsid w:val="00DE31CE"/>
    <w:rsid w:val="00DF1875"/>
    <w:rsid w:val="00DF2393"/>
    <w:rsid w:val="00E041A8"/>
    <w:rsid w:val="00E25D24"/>
    <w:rsid w:val="00E25DB0"/>
    <w:rsid w:val="00E26FF8"/>
    <w:rsid w:val="00E337EA"/>
    <w:rsid w:val="00E3486E"/>
    <w:rsid w:val="00E43408"/>
    <w:rsid w:val="00E44874"/>
    <w:rsid w:val="00E467EF"/>
    <w:rsid w:val="00E55597"/>
    <w:rsid w:val="00E80FE8"/>
    <w:rsid w:val="00E97776"/>
    <w:rsid w:val="00E977C7"/>
    <w:rsid w:val="00E97930"/>
    <w:rsid w:val="00EA26C8"/>
    <w:rsid w:val="00EA60E0"/>
    <w:rsid w:val="00EB5170"/>
    <w:rsid w:val="00ED0C7B"/>
    <w:rsid w:val="00ED4F69"/>
    <w:rsid w:val="00ED66CD"/>
    <w:rsid w:val="00EE295B"/>
    <w:rsid w:val="00EF3F06"/>
    <w:rsid w:val="00F01CF8"/>
    <w:rsid w:val="00F072E4"/>
    <w:rsid w:val="00F10C97"/>
    <w:rsid w:val="00F12869"/>
    <w:rsid w:val="00F162DC"/>
    <w:rsid w:val="00F30A3A"/>
    <w:rsid w:val="00F32098"/>
    <w:rsid w:val="00F367CD"/>
    <w:rsid w:val="00F46CAE"/>
    <w:rsid w:val="00F57AA8"/>
    <w:rsid w:val="00F61B8E"/>
    <w:rsid w:val="00F90A52"/>
    <w:rsid w:val="00F972FE"/>
    <w:rsid w:val="00F97FC7"/>
    <w:rsid w:val="00FB5501"/>
    <w:rsid w:val="00FC637F"/>
    <w:rsid w:val="00FD4EFD"/>
    <w:rsid w:val="00FE3DDE"/>
    <w:rsid w:val="00FE63C2"/>
    <w:rsid w:val="00FF4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175B6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8030F"/>
    <w:pPr>
      <w:widowControl w:val="0"/>
      <w:spacing w:line="360" w:lineRule="exact"/>
      <w:ind w:firstLineChars="200" w:firstLine="200"/>
      <w:jc w:val="both"/>
    </w:pPr>
    <w:rPr>
      <w:rFonts w:ascii="Times New Roman" w:eastAsia="宋体" w:hAnsi="Times New Roman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DA453B"/>
    <w:pPr>
      <w:keepNext/>
      <w:keepLines/>
      <w:spacing w:line="600" w:lineRule="auto"/>
      <w:ind w:firstLineChars="0" w:firstLine="0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453B"/>
    <w:pPr>
      <w:keepNext/>
      <w:keepLines/>
      <w:spacing w:line="360" w:lineRule="auto"/>
      <w:ind w:firstLineChars="0" w:firstLine="0"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0613B"/>
    <w:pPr>
      <w:keepNext/>
      <w:keepLines/>
      <w:spacing w:before="120" w:after="120"/>
      <w:ind w:firstLine="480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708D3"/>
    <w:pPr>
      <w:keepNext/>
      <w:keepLines/>
      <w:outlineLvl w:val="3"/>
    </w:pPr>
    <w:rPr>
      <w:rFonts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A453B"/>
    <w:rPr>
      <w:rFonts w:ascii="Times New Roman" w:eastAsia="宋体" w:hAnsi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DA453B"/>
    <w:rPr>
      <w:rFonts w:ascii="Times New Roman" w:eastAsia="宋体" w:hAnsi="Times New Roman" w:cstheme="majorBidi"/>
      <w:b/>
      <w:bCs/>
      <w:sz w:val="28"/>
      <w:szCs w:val="32"/>
    </w:rPr>
  </w:style>
  <w:style w:type="paragraph" w:styleId="a3">
    <w:name w:val="caption"/>
    <w:basedOn w:val="a"/>
    <w:next w:val="a"/>
    <w:uiPriority w:val="35"/>
    <w:unhideWhenUsed/>
    <w:qFormat/>
    <w:rsid w:val="001708D3"/>
    <w:pPr>
      <w:ind w:firstLineChars="0" w:firstLine="0"/>
      <w:jc w:val="center"/>
    </w:pPr>
    <w:rPr>
      <w:rFonts w:cstheme="majorBidi"/>
      <w:sz w:val="21"/>
      <w:szCs w:val="20"/>
    </w:rPr>
  </w:style>
  <w:style w:type="character" w:customStyle="1" w:styleId="3Char">
    <w:name w:val="标题 3 Char"/>
    <w:basedOn w:val="a0"/>
    <w:link w:val="3"/>
    <w:uiPriority w:val="9"/>
    <w:rsid w:val="0040613B"/>
    <w:rPr>
      <w:rFonts w:ascii="Times New Roman" w:eastAsia="宋体" w:hAnsi="Times New Roman"/>
      <w:b/>
      <w:bCs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1708D3"/>
    <w:rPr>
      <w:rFonts w:ascii="Times New Roman" w:eastAsia="宋体" w:hAnsi="Times New Roman" w:cstheme="majorBidi"/>
      <w:bCs/>
      <w:szCs w:val="28"/>
    </w:rPr>
  </w:style>
  <w:style w:type="paragraph" w:customStyle="1" w:styleId="a4">
    <w:name w:val="图片"/>
    <w:basedOn w:val="a"/>
    <w:next w:val="a"/>
    <w:qFormat/>
    <w:rsid w:val="001708D3"/>
    <w:pPr>
      <w:spacing w:line="240" w:lineRule="auto"/>
      <w:ind w:firstLineChars="0" w:firstLine="0"/>
      <w:jc w:val="center"/>
    </w:pPr>
  </w:style>
  <w:style w:type="paragraph" w:customStyle="1" w:styleId="a5">
    <w:name w:val="代码"/>
    <w:basedOn w:val="a"/>
    <w:qFormat/>
    <w:rsid w:val="00CD2FDF"/>
    <w:pPr>
      <w:ind w:firstLineChars="0" w:firstLine="0"/>
    </w:pPr>
    <w:rPr>
      <w:rFonts w:ascii="Inconsolata Medium" w:hAnsi="Inconsolata Medium"/>
      <w:szCs w:val="24"/>
    </w:rPr>
  </w:style>
  <w:style w:type="table" w:styleId="a6">
    <w:name w:val="Table Grid"/>
    <w:basedOn w:val="a1"/>
    <w:uiPriority w:val="39"/>
    <w:rsid w:val="007F1E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7">
    <w:name w:val="表格正文"/>
    <w:basedOn w:val="a"/>
    <w:qFormat/>
    <w:rsid w:val="005C3D96"/>
    <w:pPr>
      <w:ind w:firstLineChars="0" w:firstLine="0"/>
    </w:pPr>
  </w:style>
  <w:style w:type="paragraph" w:styleId="TOC">
    <w:name w:val="TOC Heading"/>
    <w:basedOn w:val="1"/>
    <w:next w:val="a"/>
    <w:uiPriority w:val="39"/>
    <w:unhideWhenUsed/>
    <w:qFormat/>
    <w:rsid w:val="002624C2"/>
    <w:pPr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2624C2"/>
    <w:pPr>
      <w:spacing w:before="120"/>
      <w:jc w:val="left"/>
    </w:pPr>
    <w:rPr>
      <w:rFonts w:asciiTheme="minorHAnsi" w:eastAsiaTheme="minorHAnsi"/>
      <w:b/>
      <w:bCs/>
      <w:szCs w:val="24"/>
    </w:rPr>
  </w:style>
  <w:style w:type="paragraph" w:styleId="20">
    <w:name w:val="toc 2"/>
    <w:basedOn w:val="a"/>
    <w:next w:val="a"/>
    <w:autoRedefine/>
    <w:uiPriority w:val="39"/>
    <w:unhideWhenUsed/>
    <w:rsid w:val="002624C2"/>
    <w:pPr>
      <w:ind w:left="240"/>
      <w:jc w:val="left"/>
    </w:pPr>
    <w:rPr>
      <w:rFonts w:asciiTheme="minorHAnsi" w:eastAsiaTheme="minorHAnsi"/>
      <w:b/>
      <w:bCs/>
      <w:sz w:val="22"/>
    </w:rPr>
  </w:style>
  <w:style w:type="paragraph" w:styleId="30">
    <w:name w:val="toc 3"/>
    <w:basedOn w:val="a"/>
    <w:next w:val="a"/>
    <w:autoRedefine/>
    <w:uiPriority w:val="39"/>
    <w:unhideWhenUsed/>
    <w:rsid w:val="002624C2"/>
    <w:pPr>
      <w:ind w:left="480"/>
      <w:jc w:val="left"/>
    </w:pPr>
    <w:rPr>
      <w:rFonts w:asciiTheme="minorHAnsi" w:eastAsiaTheme="minorHAnsi"/>
      <w:sz w:val="22"/>
    </w:rPr>
  </w:style>
  <w:style w:type="character" w:styleId="a8">
    <w:name w:val="Hyperlink"/>
    <w:basedOn w:val="a0"/>
    <w:uiPriority w:val="99"/>
    <w:unhideWhenUsed/>
    <w:rsid w:val="002624C2"/>
    <w:rPr>
      <w:color w:val="0563C1" w:themeColor="hyperlink"/>
      <w:u w:val="single"/>
    </w:rPr>
  </w:style>
  <w:style w:type="paragraph" w:styleId="40">
    <w:name w:val="toc 4"/>
    <w:basedOn w:val="a"/>
    <w:next w:val="a"/>
    <w:autoRedefine/>
    <w:uiPriority w:val="39"/>
    <w:semiHidden/>
    <w:unhideWhenUsed/>
    <w:rsid w:val="002624C2"/>
    <w:pPr>
      <w:ind w:left="720"/>
      <w:jc w:val="left"/>
    </w:pPr>
    <w:rPr>
      <w:rFonts w:asciiTheme="minorHAnsi"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2624C2"/>
    <w:pPr>
      <w:ind w:left="960"/>
      <w:jc w:val="left"/>
    </w:pPr>
    <w:rPr>
      <w:rFonts w:asciiTheme="minorHAnsi"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2624C2"/>
    <w:pPr>
      <w:ind w:left="1200"/>
      <w:jc w:val="left"/>
    </w:pPr>
    <w:rPr>
      <w:rFonts w:asciiTheme="minorHAnsi"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2624C2"/>
    <w:pPr>
      <w:ind w:left="1440"/>
      <w:jc w:val="left"/>
    </w:pPr>
    <w:rPr>
      <w:rFonts w:asciiTheme="minorHAnsi"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2624C2"/>
    <w:pPr>
      <w:ind w:left="1680"/>
      <w:jc w:val="left"/>
    </w:pPr>
    <w:rPr>
      <w:rFonts w:asciiTheme="minorHAnsi"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2624C2"/>
    <w:pPr>
      <w:ind w:left="1920"/>
      <w:jc w:val="left"/>
    </w:pPr>
    <w:rPr>
      <w:rFonts w:asciiTheme="minorHAnsi" w:eastAsiaTheme="minorHAnsi"/>
      <w:sz w:val="20"/>
      <w:szCs w:val="20"/>
    </w:rPr>
  </w:style>
  <w:style w:type="paragraph" w:styleId="a9">
    <w:name w:val="footer"/>
    <w:basedOn w:val="a"/>
    <w:link w:val="Char"/>
    <w:uiPriority w:val="99"/>
    <w:unhideWhenUsed/>
    <w:rsid w:val="00A9541F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">
    <w:name w:val="页脚 Char"/>
    <w:basedOn w:val="a0"/>
    <w:link w:val="a9"/>
    <w:uiPriority w:val="99"/>
    <w:rsid w:val="00A9541F"/>
    <w:rPr>
      <w:rFonts w:ascii="Times New Roman" w:eastAsia="宋体" w:hAnsi="Times New Roman"/>
      <w:sz w:val="18"/>
      <w:szCs w:val="18"/>
    </w:rPr>
  </w:style>
  <w:style w:type="character" w:styleId="aa">
    <w:name w:val="page number"/>
    <w:basedOn w:val="a0"/>
    <w:uiPriority w:val="99"/>
    <w:semiHidden/>
    <w:unhideWhenUsed/>
    <w:rsid w:val="00A9541F"/>
  </w:style>
  <w:style w:type="paragraph" w:styleId="ab">
    <w:name w:val="header"/>
    <w:basedOn w:val="a"/>
    <w:link w:val="Char0"/>
    <w:uiPriority w:val="99"/>
    <w:unhideWhenUsed/>
    <w:rsid w:val="00A954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b"/>
    <w:uiPriority w:val="99"/>
    <w:rsid w:val="00A9541F"/>
    <w:rPr>
      <w:rFonts w:ascii="Times New Roman" w:eastAsia="宋体" w:hAnsi="Times New Roman"/>
      <w:sz w:val="18"/>
      <w:szCs w:val="18"/>
    </w:rPr>
  </w:style>
  <w:style w:type="paragraph" w:styleId="ac">
    <w:name w:val="List Paragraph"/>
    <w:basedOn w:val="a"/>
    <w:uiPriority w:val="34"/>
    <w:qFormat/>
    <w:rsid w:val="00080A18"/>
    <w:pPr>
      <w:spacing w:line="400" w:lineRule="exact"/>
      <w:ind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2C6E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C6EF1"/>
    <w:rPr>
      <w:rFonts w:ascii="宋体" w:eastAsia="宋体" w:hAnsi="宋体" w:cs="宋体"/>
      <w:kern w:val="0"/>
    </w:rPr>
  </w:style>
  <w:style w:type="character" w:styleId="HTML0">
    <w:name w:val="HTML Code"/>
    <w:basedOn w:val="a0"/>
    <w:uiPriority w:val="99"/>
    <w:semiHidden/>
    <w:unhideWhenUsed/>
    <w:rsid w:val="002C6EF1"/>
    <w:rPr>
      <w:rFonts w:ascii="宋体" w:eastAsia="宋体" w:hAnsi="宋体" w:cs="宋体"/>
      <w:sz w:val="24"/>
      <w:szCs w:val="24"/>
    </w:rPr>
  </w:style>
  <w:style w:type="character" w:customStyle="1" w:styleId="nt">
    <w:name w:val="nt"/>
    <w:basedOn w:val="a0"/>
    <w:rsid w:val="002C6EF1"/>
  </w:style>
  <w:style w:type="paragraph" w:styleId="ad">
    <w:name w:val="Normal (Web)"/>
    <w:basedOn w:val="a"/>
    <w:uiPriority w:val="99"/>
    <w:semiHidden/>
    <w:unhideWhenUsed/>
    <w:rsid w:val="00D5387C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styleId="ae">
    <w:name w:val="Strong"/>
    <w:basedOn w:val="a0"/>
    <w:uiPriority w:val="22"/>
    <w:qFormat/>
    <w:rsid w:val="00D5387C"/>
    <w:rPr>
      <w:b/>
      <w:bCs/>
    </w:rPr>
  </w:style>
  <w:style w:type="character" w:customStyle="1" w:styleId="fontstyle01">
    <w:name w:val="fontstyle01"/>
    <w:basedOn w:val="a0"/>
    <w:rsid w:val="004D5972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4D5972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4D5972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af">
    <w:name w:val="Document Map"/>
    <w:basedOn w:val="a"/>
    <w:link w:val="Char1"/>
    <w:uiPriority w:val="99"/>
    <w:semiHidden/>
    <w:unhideWhenUsed/>
    <w:rsid w:val="008B38D8"/>
    <w:rPr>
      <w:rFonts w:ascii="宋体"/>
      <w:szCs w:val="24"/>
    </w:rPr>
  </w:style>
  <w:style w:type="character" w:customStyle="1" w:styleId="Char1">
    <w:name w:val="文档结构图 Char"/>
    <w:basedOn w:val="a0"/>
    <w:link w:val="af"/>
    <w:uiPriority w:val="99"/>
    <w:semiHidden/>
    <w:rsid w:val="008B38D8"/>
    <w:rPr>
      <w:rFonts w:ascii="宋体" w:eastAsia="宋体" w:hAnsi="Times New Roman"/>
    </w:rPr>
  </w:style>
  <w:style w:type="paragraph" w:customStyle="1" w:styleId="p1">
    <w:name w:val="p1"/>
    <w:basedOn w:val="a"/>
    <w:rsid w:val="00A1602C"/>
    <w:pPr>
      <w:widowControl/>
      <w:spacing w:line="270" w:lineRule="atLeast"/>
      <w:ind w:firstLineChars="0" w:firstLine="360"/>
    </w:pPr>
    <w:rPr>
      <w:rFonts w:ascii="宋体" w:hAnsi="宋体" w:cs="Times New Roman"/>
      <w:kern w:val="0"/>
      <w:sz w:val="18"/>
      <w:szCs w:val="18"/>
    </w:rPr>
  </w:style>
  <w:style w:type="character" w:styleId="af0">
    <w:name w:val="annotation reference"/>
    <w:basedOn w:val="a0"/>
    <w:uiPriority w:val="99"/>
    <w:semiHidden/>
    <w:unhideWhenUsed/>
    <w:rsid w:val="00B55150"/>
    <w:rPr>
      <w:sz w:val="21"/>
      <w:szCs w:val="21"/>
    </w:rPr>
  </w:style>
  <w:style w:type="paragraph" w:styleId="af1">
    <w:name w:val="annotation text"/>
    <w:basedOn w:val="a"/>
    <w:link w:val="Char2"/>
    <w:uiPriority w:val="99"/>
    <w:semiHidden/>
    <w:unhideWhenUsed/>
    <w:rsid w:val="00B55150"/>
    <w:pPr>
      <w:jc w:val="left"/>
    </w:pPr>
  </w:style>
  <w:style w:type="character" w:customStyle="1" w:styleId="Char2">
    <w:name w:val="批注文字 Char"/>
    <w:basedOn w:val="a0"/>
    <w:link w:val="af1"/>
    <w:uiPriority w:val="99"/>
    <w:semiHidden/>
    <w:rsid w:val="00B55150"/>
    <w:rPr>
      <w:rFonts w:ascii="Times New Roman" w:eastAsia="宋体" w:hAnsi="Times New Roman"/>
      <w:szCs w:val="22"/>
    </w:rPr>
  </w:style>
  <w:style w:type="paragraph" w:styleId="af2">
    <w:name w:val="annotation subject"/>
    <w:basedOn w:val="af1"/>
    <w:next w:val="af1"/>
    <w:link w:val="Char3"/>
    <w:uiPriority w:val="99"/>
    <w:semiHidden/>
    <w:unhideWhenUsed/>
    <w:rsid w:val="00B55150"/>
    <w:rPr>
      <w:b/>
      <w:bCs/>
    </w:rPr>
  </w:style>
  <w:style w:type="character" w:customStyle="1" w:styleId="Char3">
    <w:name w:val="批注主题 Char"/>
    <w:basedOn w:val="Char2"/>
    <w:link w:val="af2"/>
    <w:uiPriority w:val="99"/>
    <w:semiHidden/>
    <w:rsid w:val="00B55150"/>
    <w:rPr>
      <w:rFonts w:ascii="Times New Roman" w:eastAsia="宋体" w:hAnsi="Times New Roman"/>
      <w:b/>
      <w:bCs/>
      <w:szCs w:val="22"/>
    </w:rPr>
  </w:style>
  <w:style w:type="paragraph" w:styleId="af3">
    <w:name w:val="Balloon Text"/>
    <w:basedOn w:val="a"/>
    <w:link w:val="Char4"/>
    <w:uiPriority w:val="99"/>
    <w:semiHidden/>
    <w:unhideWhenUsed/>
    <w:rsid w:val="00B55150"/>
    <w:pPr>
      <w:spacing w:line="240" w:lineRule="auto"/>
    </w:pPr>
    <w:rPr>
      <w:sz w:val="18"/>
      <w:szCs w:val="18"/>
    </w:rPr>
  </w:style>
  <w:style w:type="character" w:customStyle="1" w:styleId="Char4">
    <w:name w:val="批注框文本 Char"/>
    <w:basedOn w:val="a0"/>
    <w:link w:val="af3"/>
    <w:uiPriority w:val="99"/>
    <w:semiHidden/>
    <w:rsid w:val="00B55150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286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2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2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9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7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99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0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microsoft.com/office/2011/relationships/people" Target="people.xml"/><Relationship Id="rId8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黑体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宋体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9EB86A4-8F5B-4359-AC1E-E35A6235C3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</Pages>
  <Words>1520</Words>
  <Characters>8664</Characters>
  <Application>Microsoft Office Word</Application>
  <DocSecurity>0</DocSecurity>
  <Lines>72</Lines>
  <Paragraphs>20</Paragraphs>
  <ScaleCrop>false</ScaleCrop>
  <Company/>
  <LinksUpToDate>false</LinksUpToDate>
  <CharactersWithSpaces>10164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HMH</dc:creator>
  <cp:keywords/>
  <dc:description/>
  <cp:lastModifiedBy>liuchao</cp:lastModifiedBy>
  <cp:revision>141</cp:revision>
  <dcterms:created xsi:type="dcterms:W3CDTF">2017-03-23T14:32:00Z</dcterms:created>
  <dcterms:modified xsi:type="dcterms:W3CDTF">2017-03-30T10:44:00Z</dcterms:modified>
</cp:coreProperties>
</file>