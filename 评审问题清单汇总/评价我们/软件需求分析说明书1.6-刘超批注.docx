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05BA29C" w14:textId="77777777" w:rsidR="004A3198" w:rsidRDefault="004A3198">
      <w:pPr>
        <w:ind w:firstLine="420"/>
        <w:rPr>
          <w:kern w:val="10"/>
          <w:sz w:val="21"/>
          <w:szCs w:val="24"/>
        </w:rPr>
      </w:pPr>
    </w:p>
    <w:p w14:paraId="2679F4F8" w14:textId="77777777" w:rsidR="004A3198" w:rsidRDefault="004A3198">
      <w:pPr>
        <w:tabs>
          <w:tab w:val="left" w:pos="3240"/>
        </w:tabs>
        <w:spacing w:before="50" w:after="50"/>
        <w:ind w:firstLine="480"/>
        <w:rPr>
          <w:rFonts w:eastAsia="黑体"/>
        </w:rPr>
      </w:pPr>
    </w:p>
    <w:p w14:paraId="2FB78DB6" w14:textId="77777777" w:rsidR="004A3198" w:rsidRDefault="004A3198">
      <w:pPr>
        <w:tabs>
          <w:tab w:val="left" w:pos="3240"/>
        </w:tabs>
        <w:spacing w:before="50" w:after="50"/>
        <w:ind w:firstLine="480"/>
        <w:rPr>
          <w:rFonts w:eastAsia="黑体"/>
        </w:rPr>
      </w:pPr>
    </w:p>
    <w:p w14:paraId="2FC43AC3" w14:textId="77777777" w:rsidR="004A3198" w:rsidRDefault="004A3198">
      <w:pPr>
        <w:tabs>
          <w:tab w:val="left" w:pos="3240"/>
        </w:tabs>
        <w:spacing w:before="50" w:after="50"/>
        <w:ind w:firstLine="480"/>
        <w:rPr>
          <w:rFonts w:eastAsia="黑体"/>
        </w:rPr>
      </w:pPr>
    </w:p>
    <w:p w14:paraId="160F14CC" w14:textId="77777777" w:rsidR="004A3198" w:rsidRDefault="004A3198">
      <w:pPr>
        <w:tabs>
          <w:tab w:val="left" w:pos="3240"/>
        </w:tabs>
        <w:spacing w:before="50" w:after="50"/>
        <w:ind w:firstLine="480"/>
        <w:rPr>
          <w:rFonts w:eastAsia="黑体"/>
        </w:rPr>
      </w:pPr>
    </w:p>
    <w:p w14:paraId="5B9D944C" w14:textId="77777777" w:rsidR="004A3198" w:rsidRDefault="006225F2">
      <w:pPr>
        <w:pStyle w:val="af1"/>
        <w:ind w:firstLine="640"/>
      </w:pPr>
      <w:r>
        <w:rPr>
          <w:noProof/>
        </w:rPr>
        <w:drawing>
          <wp:inline distT="0" distB="0" distL="0" distR="0" wp14:anchorId="7ECF928B" wp14:editId="7C35CDB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474F1EAC" w14:textId="77777777" w:rsidR="004A3198" w:rsidRDefault="006225F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41587803" w14:textId="77777777" w:rsidR="004A3198" w:rsidRDefault="004A3198">
      <w:pPr>
        <w:tabs>
          <w:tab w:val="left" w:pos="3240"/>
        </w:tabs>
        <w:spacing w:before="50" w:after="50"/>
        <w:ind w:firstLine="420"/>
        <w:rPr>
          <w:sz w:val="21"/>
          <w:szCs w:val="24"/>
        </w:rPr>
      </w:pPr>
    </w:p>
    <w:p w14:paraId="7A00E886" w14:textId="77777777" w:rsidR="004A3198" w:rsidRDefault="004A3198">
      <w:pPr>
        <w:tabs>
          <w:tab w:val="left" w:pos="3240"/>
        </w:tabs>
        <w:spacing w:before="50" w:after="50"/>
        <w:ind w:firstLine="480"/>
      </w:pPr>
    </w:p>
    <w:p w14:paraId="0FE549EE" w14:textId="77777777" w:rsidR="004A3198" w:rsidRDefault="004A3198">
      <w:pPr>
        <w:tabs>
          <w:tab w:val="left" w:pos="3240"/>
        </w:tabs>
        <w:spacing w:before="50" w:after="50"/>
        <w:ind w:firstLine="480"/>
      </w:pPr>
    </w:p>
    <w:p w14:paraId="6A51DCA4" w14:textId="77777777" w:rsidR="004A3198" w:rsidRDefault="006225F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618A6DB9" w14:textId="77777777" w:rsidR="004A3198" w:rsidRDefault="004A3198">
      <w:pPr>
        <w:tabs>
          <w:tab w:val="left" w:pos="3240"/>
        </w:tabs>
        <w:spacing w:before="50" w:after="50"/>
        <w:ind w:firstLine="720"/>
        <w:rPr>
          <w:rFonts w:eastAsia="黑体"/>
          <w:spacing w:val="40"/>
          <w:sz w:val="28"/>
        </w:rPr>
      </w:pPr>
    </w:p>
    <w:p w14:paraId="16A02C80" w14:textId="77777777" w:rsidR="004A3198" w:rsidRDefault="004A3198">
      <w:pPr>
        <w:tabs>
          <w:tab w:val="left" w:pos="3240"/>
        </w:tabs>
        <w:spacing w:before="50" w:after="50"/>
        <w:ind w:firstLine="720"/>
        <w:rPr>
          <w:rFonts w:eastAsia="黑体"/>
          <w:spacing w:val="40"/>
          <w:sz w:val="28"/>
        </w:rPr>
      </w:pPr>
    </w:p>
    <w:p w14:paraId="19D7D942" w14:textId="77777777" w:rsidR="004A3198" w:rsidRDefault="004A3198">
      <w:pPr>
        <w:tabs>
          <w:tab w:val="left" w:pos="3240"/>
        </w:tabs>
        <w:spacing w:before="50" w:after="50"/>
        <w:ind w:firstLine="720"/>
        <w:rPr>
          <w:rFonts w:eastAsia="黑体"/>
          <w:spacing w:val="40"/>
          <w:sz w:val="28"/>
        </w:rPr>
      </w:pPr>
    </w:p>
    <w:p w14:paraId="08B679A5" w14:textId="6FC0398E" w:rsidR="004A3198" w:rsidRDefault="006225F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sidRPr="00517BD9">
        <w:rPr>
          <w:noProof/>
          <w:u w:val="single"/>
        </w:rPr>
        <mc:AlternateContent>
          <mc:Choice Requires="wps">
            <w:drawing>
              <wp:anchor distT="0" distB="0" distL="114300" distR="114300" simplePos="0" relativeHeight="251657216" behindDoc="0" locked="0" layoutInCell="0" allowOverlap="1" wp14:anchorId="3720C80F" wp14:editId="7FA7A94F">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mo="http://schemas.microsoft.com/office/mac/office/2008/main" xmlns:mv="urn:schemas-microsoft-com:mac:vml" xmlns:wpsCustomData="http://www.wps.cn/officeDocument/2013/wpsCustomData">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sidRPr="00517BD9">
        <w:rPr>
          <w:noProof/>
          <w:u w:val="single"/>
        </w:rPr>
        <mc:AlternateContent>
          <mc:Choice Requires="wps">
            <w:drawing>
              <wp:anchor distT="0" distB="0" distL="114300" distR="114300" simplePos="0" relativeHeight="251658240" behindDoc="0" locked="0" layoutInCell="0" allowOverlap="1" wp14:anchorId="5E172EF0" wp14:editId="3A70951D">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mo="http://schemas.microsoft.com/office/mac/office/2008/main" xmlns:mv="urn:schemas-microsoft-com:mac:vml" xmlns:wpsCustomData="http://www.wps.cn/officeDocument/2013/wpsCustomData">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sidR="00517BD9">
        <w:rPr>
          <w:rFonts w:eastAsia="黑体" w:hint="eastAsia"/>
          <w:spacing w:val="40"/>
          <w:sz w:val="28"/>
          <w:u w:val="single"/>
        </w:rPr>
        <w:t xml:space="preserve">    </w:t>
      </w:r>
    </w:p>
    <w:p w14:paraId="5B65590D" w14:textId="77777777" w:rsidR="004A3198" w:rsidRDefault="006225F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r>
        <w:rPr>
          <w:rFonts w:eastAsia="黑体" w:hint="eastAsia"/>
          <w:spacing w:val="40"/>
          <w:sz w:val="28"/>
          <w:u w:val="single"/>
        </w:rPr>
        <w:t xml:space="preserve"> </w:t>
      </w:r>
      <w:r>
        <w:rPr>
          <w:rFonts w:eastAsia="黑体"/>
          <w:spacing w:val="40"/>
          <w:sz w:val="28"/>
          <w:u w:val="single"/>
        </w:rPr>
        <w:t xml:space="preserve"> </w:t>
      </w:r>
    </w:p>
    <w:p w14:paraId="5A1624B5" w14:textId="77777777" w:rsidR="004A3198" w:rsidRDefault="006225F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14:paraId="1E8B1D8E" w14:textId="77777777" w:rsidR="004A3198" w:rsidRDefault="006225F2">
      <w:pPr>
        <w:ind w:firstLine="480"/>
        <w:rPr>
          <w:rFonts w:cstheme="majorBidi"/>
          <w:b/>
          <w:bCs/>
          <w:szCs w:val="32"/>
        </w:rPr>
      </w:pPr>
      <w:r>
        <w:br w:type="page"/>
      </w:r>
    </w:p>
    <w:p w14:paraId="59F99658" w14:textId="77777777" w:rsidR="004A3198" w:rsidRDefault="006225F2">
      <w:pPr>
        <w:pStyle w:val="ab"/>
        <w:ind w:firstLineChars="0" w:firstLine="0"/>
        <w:rPr>
          <w:sz w:val="24"/>
        </w:rPr>
      </w:pPr>
      <w:bookmarkStart w:id="0" w:name="_Toc479940683"/>
      <w:bookmarkStart w:id="1" w:name="_Toc480753577"/>
      <w:r>
        <w:rPr>
          <w:rFonts w:hint="eastAsia"/>
          <w:sz w:val="24"/>
        </w:rPr>
        <w:lastRenderedPageBreak/>
        <w:t>版本变更历史</w:t>
      </w:r>
      <w:bookmarkEnd w:id="0"/>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4A3198" w14:paraId="5C95137F" w14:textId="77777777">
        <w:trPr>
          <w:trHeight w:val="340"/>
        </w:trPr>
        <w:tc>
          <w:tcPr>
            <w:tcW w:w="996" w:type="dxa"/>
            <w:vAlign w:val="center"/>
          </w:tcPr>
          <w:p w14:paraId="57098BEE" w14:textId="77777777" w:rsidR="004A3198" w:rsidRDefault="006225F2">
            <w:pPr>
              <w:pStyle w:val="16"/>
              <w:ind w:firstLineChars="0" w:firstLine="0"/>
              <w:jc w:val="center"/>
              <w:rPr>
                <w:color w:val="000000" w:themeColor="text1"/>
              </w:rPr>
            </w:pPr>
            <w:r>
              <w:rPr>
                <w:color w:val="000000" w:themeColor="text1"/>
              </w:rPr>
              <w:t>版本</w:t>
            </w:r>
          </w:p>
        </w:tc>
        <w:tc>
          <w:tcPr>
            <w:tcW w:w="1790" w:type="dxa"/>
            <w:vAlign w:val="center"/>
          </w:tcPr>
          <w:p w14:paraId="2449FAC3" w14:textId="77777777" w:rsidR="004A3198" w:rsidRDefault="006225F2">
            <w:pPr>
              <w:pStyle w:val="16"/>
              <w:ind w:firstLineChars="0" w:firstLine="0"/>
              <w:jc w:val="center"/>
              <w:rPr>
                <w:color w:val="000000" w:themeColor="text1"/>
              </w:rPr>
            </w:pPr>
            <w:r>
              <w:rPr>
                <w:color w:val="000000" w:themeColor="text1"/>
              </w:rPr>
              <w:t>变更时间</w:t>
            </w:r>
          </w:p>
        </w:tc>
        <w:tc>
          <w:tcPr>
            <w:tcW w:w="1172" w:type="dxa"/>
            <w:vAlign w:val="center"/>
          </w:tcPr>
          <w:p w14:paraId="4525C163" w14:textId="77777777" w:rsidR="004A3198" w:rsidRDefault="006225F2">
            <w:pPr>
              <w:pStyle w:val="16"/>
              <w:ind w:firstLineChars="0" w:firstLine="0"/>
              <w:jc w:val="center"/>
              <w:rPr>
                <w:color w:val="000000" w:themeColor="text1"/>
              </w:rPr>
            </w:pPr>
            <w:r>
              <w:rPr>
                <w:color w:val="000000" w:themeColor="text1"/>
              </w:rPr>
              <w:t>修改人</w:t>
            </w:r>
          </w:p>
        </w:tc>
        <w:tc>
          <w:tcPr>
            <w:tcW w:w="3261" w:type="dxa"/>
            <w:vAlign w:val="center"/>
          </w:tcPr>
          <w:p w14:paraId="5478D5CB" w14:textId="77777777" w:rsidR="004A3198" w:rsidRDefault="006225F2">
            <w:pPr>
              <w:pStyle w:val="16"/>
              <w:ind w:firstLineChars="0" w:firstLine="0"/>
              <w:jc w:val="center"/>
              <w:rPr>
                <w:color w:val="000000" w:themeColor="text1"/>
              </w:rPr>
            </w:pPr>
            <w:r>
              <w:rPr>
                <w:color w:val="000000" w:themeColor="text1"/>
              </w:rPr>
              <w:t>审核人</w:t>
            </w:r>
          </w:p>
        </w:tc>
        <w:tc>
          <w:tcPr>
            <w:tcW w:w="1077" w:type="dxa"/>
            <w:vAlign w:val="center"/>
          </w:tcPr>
          <w:p w14:paraId="3AAEBCFD" w14:textId="77777777" w:rsidR="004A3198" w:rsidRDefault="006225F2">
            <w:pPr>
              <w:pStyle w:val="16"/>
              <w:ind w:firstLineChars="0" w:firstLine="0"/>
              <w:jc w:val="center"/>
              <w:rPr>
                <w:color w:val="000000" w:themeColor="text1"/>
              </w:rPr>
            </w:pPr>
            <w:r>
              <w:rPr>
                <w:color w:val="000000" w:themeColor="text1"/>
              </w:rPr>
              <w:t>备注</w:t>
            </w:r>
          </w:p>
        </w:tc>
      </w:tr>
      <w:tr w:rsidR="004A3198" w14:paraId="0BFB19B9" w14:textId="77777777">
        <w:trPr>
          <w:trHeight w:val="510"/>
        </w:trPr>
        <w:tc>
          <w:tcPr>
            <w:tcW w:w="996" w:type="dxa"/>
            <w:vAlign w:val="center"/>
          </w:tcPr>
          <w:p w14:paraId="5E19C3F4" w14:textId="77777777" w:rsidR="004A3198" w:rsidRDefault="006225F2">
            <w:pPr>
              <w:pStyle w:val="16"/>
              <w:ind w:firstLineChars="0" w:firstLine="0"/>
              <w:jc w:val="center"/>
              <w:rPr>
                <w:color w:val="000000" w:themeColor="text1"/>
              </w:rPr>
            </w:pPr>
            <w:r>
              <w:rPr>
                <w:color w:val="000000" w:themeColor="text1"/>
              </w:rPr>
              <w:t>1.0</w:t>
            </w:r>
          </w:p>
        </w:tc>
        <w:tc>
          <w:tcPr>
            <w:tcW w:w="1790" w:type="dxa"/>
            <w:vAlign w:val="center"/>
          </w:tcPr>
          <w:p w14:paraId="1D7F5929" w14:textId="77777777" w:rsidR="004A3198" w:rsidRDefault="006225F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398C347D" w14:textId="77777777" w:rsidR="004A3198" w:rsidRDefault="006225F2">
            <w:pPr>
              <w:pStyle w:val="16"/>
              <w:ind w:firstLineChars="0" w:firstLine="0"/>
              <w:jc w:val="center"/>
              <w:rPr>
                <w:color w:val="000000" w:themeColor="text1"/>
              </w:rPr>
            </w:pPr>
            <w:r>
              <w:rPr>
                <w:rFonts w:hint="eastAsia"/>
                <w:color w:val="000000" w:themeColor="text1"/>
              </w:rPr>
              <w:t>胡明昊</w:t>
            </w:r>
          </w:p>
        </w:tc>
        <w:tc>
          <w:tcPr>
            <w:tcW w:w="3261" w:type="dxa"/>
            <w:vAlign w:val="center"/>
          </w:tcPr>
          <w:p w14:paraId="52C67AE6" w14:textId="77777777" w:rsidR="004A3198" w:rsidRDefault="006225F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14:paraId="23659B14" w14:textId="77777777" w:rsidR="004A3198" w:rsidRDefault="006225F2">
            <w:pPr>
              <w:pStyle w:val="16"/>
              <w:ind w:firstLineChars="0" w:firstLine="0"/>
              <w:jc w:val="center"/>
              <w:rPr>
                <w:color w:val="000000" w:themeColor="text1"/>
              </w:rPr>
            </w:pPr>
            <w:r>
              <w:rPr>
                <w:color w:val="000000" w:themeColor="text1"/>
              </w:rPr>
              <w:t>初稿</w:t>
            </w:r>
          </w:p>
        </w:tc>
      </w:tr>
      <w:tr w:rsidR="004A3198" w14:paraId="7266C539" w14:textId="77777777">
        <w:trPr>
          <w:trHeight w:val="510"/>
        </w:trPr>
        <w:tc>
          <w:tcPr>
            <w:tcW w:w="996" w:type="dxa"/>
            <w:vAlign w:val="center"/>
          </w:tcPr>
          <w:p w14:paraId="3B167E50" w14:textId="77777777" w:rsidR="004A3198" w:rsidRDefault="006225F2">
            <w:pPr>
              <w:pStyle w:val="16"/>
              <w:ind w:firstLineChars="0" w:firstLine="0"/>
              <w:jc w:val="center"/>
              <w:rPr>
                <w:color w:val="000000" w:themeColor="text1"/>
              </w:rPr>
            </w:pPr>
            <w:r>
              <w:rPr>
                <w:rFonts w:hint="eastAsia"/>
                <w:color w:val="000000" w:themeColor="text1"/>
              </w:rPr>
              <w:t>1.1</w:t>
            </w:r>
          </w:p>
        </w:tc>
        <w:tc>
          <w:tcPr>
            <w:tcW w:w="1790" w:type="dxa"/>
            <w:vAlign w:val="center"/>
          </w:tcPr>
          <w:p w14:paraId="68F88E10" w14:textId="77777777" w:rsidR="004A3198" w:rsidRDefault="006225F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26EF533" w14:textId="77777777" w:rsidR="004A3198" w:rsidRDefault="006225F2">
            <w:pPr>
              <w:pStyle w:val="16"/>
              <w:ind w:firstLineChars="0" w:firstLine="0"/>
              <w:jc w:val="center"/>
              <w:rPr>
                <w:color w:val="000000" w:themeColor="text1"/>
              </w:rPr>
            </w:pPr>
            <w:r>
              <w:rPr>
                <w:rFonts w:hint="eastAsia"/>
                <w:color w:val="000000" w:themeColor="text1"/>
              </w:rPr>
              <w:t>汪晓燕</w:t>
            </w:r>
          </w:p>
        </w:tc>
        <w:tc>
          <w:tcPr>
            <w:tcW w:w="3261" w:type="dxa"/>
            <w:vAlign w:val="center"/>
          </w:tcPr>
          <w:p w14:paraId="15C162E6" w14:textId="77777777" w:rsidR="004A3198" w:rsidRDefault="006225F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36FBBBF7" w14:textId="77777777" w:rsidR="004A3198" w:rsidRDefault="006225F2">
            <w:pPr>
              <w:pStyle w:val="16"/>
              <w:ind w:firstLineChars="0" w:firstLine="0"/>
              <w:jc w:val="center"/>
              <w:rPr>
                <w:color w:val="000000" w:themeColor="text1"/>
              </w:rPr>
            </w:pPr>
            <w:r>
              <w:rPr>
                <w:rFonts w:hint="eastAsia"/>
                <w:color w:val="000000" w:themeColor="text1"/>
              </w:rPr>
              <w:t>二稿</w:t>
            </w:r>
          </w:p>
        </w:tc>
      </w:tr>
      <w:tr w:rsidR="004A3198" w14:paraId="63486391" w14:textId="77777777">
        <w:trPr>
          <w:trHeight w:val="510"/>
        </w:trPr>
        <w:tc>
          <w:tcPr>
            <w:tcW w:w="996" w:type="dxa"/>
            <w:vAlign w:val="center"/>
          </w:tcPr>
          <w:p w14:paraId="6BA91B62" w14:textId="77777777" w:rsidR="004A3198" w:rsidRDefault="006225F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518C6C3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132096A9" w14:textId="77777777" w:rsidR="004A3198" w:rsidRDefault="006225F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14:paraId="64407D9A"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191F5D3B" w14:textId="77777777" w:rsidR="004A3198" w:rsidRDefault="006225F2">
            <w:pPr>
              <w:pStyle w:val="16"/>
              <w:ind w:firstLineChars="0" w:firstLine="0"/>
              <w:jc w:val="center"/>
              <w:rPr>
                <w:color w:val="000000" w:themeColor="text1"/>
                <w:szCs w:val="24"/>
              </w:rPr>
            </w:pPr>
            <w:r>
              <w:rPr>
                <w:rFonts w:hint="eastAsia"/>
                <w:color w:val="000000" w:themeColor="text1"/>
                <w:szCs w:val="24"/>
              </w:rPr>
              <w:t>三稿</w:t>
            </w:r>
          </w:p>
        </w:tc>
      </w:tr>
      <w:tr w:rsidR="004A3198" w14:paraId="68A70AC2" w14:textId="77777777">
        <w:trPr>
          <w:trHeight w:val="510"/>
        </w:trPr>
        <w:tc>
          <w:tcPr>
            <w:tcW w:w="996" w:type="dxa"/>
            <w:vAlign w:val="center"/>
          </w:tcPr>
          <w:p w14:paraId="6B20A849" w14:textId="77777777" w:rsidR="004A3198" w:rsidRDefault="006225F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5EE4E6F6"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0E7D61AF"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B1922C7"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0E5832F1" w14:textId="77777777" w:rsidR="004A3198" w:rsidRDefault="006225F2">
            <w:pPr>
              <w:pStyle w:val="16"/>
              <w:ind w:firstLineChars="0" w:firstLine="0"/>
              <w:jc w:val="center"/>
              <w:rPr>
                <w:color w:val="000000" w:themeColor="text1"/>
                <w:szCs w:val="24"/>
              </w:rPr>
            </w:pPr>
            <w:r>
              <w:rPr>
                <w:rFonts w:hint="eastAsia"/>
                <w:color w:val="000000" w:themeColor="text1"/>
                <w:szCs w:val="24"/>
              </w:rPr>
              <w:t>四稿</w:t>
            </w:r>
          </w:p>
        </w:tc>
      </w:tr>
      <w:tr w:rsidR="004A3198" w14:paraId="090C2C92" w14:textId="77777777">
        <w:trPr>
          <w:trHeight w:val="510"/>
        </w:trPr>
        <w:tc>
          <w:tcPr>
            <w:tcW w:w="996" w:type="dxa"/>
            <w:vAlign w:val="center"/>
          </w:tcPr>
          <w:p w14:paraId="6B54B20E" w14:textId="77777777" w:rsidR="004A3198" w:rsidRDefault="006225F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B3FAD6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44EC6565"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BFA9BC6" w14:textId="77777777" w:rsidR="004A3198" w:rsidRDefault="006225F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1836CABB" w14:textId="77777777" w:rsidR="004A3198" w:rsidRDefault="006225F2">
            <w:pPr>
              <w:pStyle w:val="16"/>
              <w:ind w:firstLineChars="0" w:firstLine="0"/>
              <w:jc w:val="center"/>
              <w:rPr>
                <w:color w:val="000000" w:themeColor="text1"/>
                <w:szCs w:val="24"/>
              </w:rPr>
            </w:pPr>
            <w:proofErr w:type="gramStart"/>
            <w:r>
              <w:rPr>
                <w:rFonts w:hint="eastAsia"/>
                <w:color w:val="000000" w:themeColor="text1"/>
                <w:szCs w:val="24"/>
              </w:rPr>
              <w:t>五稿</w:t>
            </w:r>
            <w:proofErr w:type="gramEnd"/>
          </w:p>
        </w:tc>
      </w:tr>
      <w:tr w:rsidR="00574E69" w14:paraId="6763E8DE" w14:textId="77777777">
        <w:trPr>
          <w:trHeight w:val="510"/>
        </w:trPr>
        <w:tc>
          <w:tcPr>
            <w:tcW w:w="996" w:type="dxa"/>
            <w:vMerge w:val="restart"/>
            <w:vAlign w:val="center"/>
          </w:tcPr>
          <w:p w14:paraId="33169F34" w14:textId="77777777" w:rsidR="00574E69" w:rsidRDefault="00574E69" w:rsidP="0079251D">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05E65048"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6FA28B15" w14:textId="77777777" w:rsidR="00574E69" w:rsidRDefault="00574E69">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9BE95EC" w14:textId="77777777" w:rsidR="00574E69" w:rsidRDefault="00574E69">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2F8A4ACA" w14:textId="77777777" w:rsidR="00574E69" w:rsidRDefault="00574E69">
            <w:pPr>
              <w:pStyle w:val="16"/>
              <w:ind w:firstLineChars="0" w:firstLine="0"/>
              <w:jc w:val="center"/>
              <w:rPr>
                <w:color w:val="000000" w:themeColor="text1"/>
                <w:szCs w:val="24"/>
              </w:rPr>
            </w:pPr>
            <w:proofErr w:type="gramStart"/>
            <w:r>
              <w:rPr>
                <w:rFonts w:hint="eastAsia"/>
                <w:color w:val="000000" w:themeColor="text1"/>
                <w:szCs w:val="24"/>
              </w:rPr>
              <w:t>更改非</w:t>
            </w:r>
            <w:proofErr w:type="gramEnd"/>
            <w:r>
              <w:rPr>
                <w:rFonts w:hint="eastAsia"/>
                <w:color w:val="000000" w:themeColor="text1"/>
                <w:szCs w:val="24"/>
              </w:rPr>
              <w:t>功能性需求</w:t>
            </w:r>
          </w:p>
        </w:tc>
      </w:tr>
      <w:tr w:rsidR="00574E69" w14:paraId="52E0446E" w14:textId="77777777">
        <w:trPr>
          <w:trHeight w:val="510"/>
        </w:trPr>
        <w:tc>
          <w:tcPr>
            <w:tcW w:w="996" w:type="dxa"/>
            <w:vMerge/>
            <w:vAlign w:val="center"/>
          </w:tcPr>
          <w:p w14:paraId="7EE98368" w14:textId="77777777" w:rsidR="00574E69" w:rsidRDefault="00574E69">
            <w:pPr>
              <w:pStyle w:val="16"/>
              <w:ind w:firstLineChars="0" w:firstLine="0"/>
              <w:jc w:val="center"/>
              <w:rPr>
                <w:color w:val="000000" w:themeColor="text1"/>
                <w:szCs w:val="24"/>
              </w:rPr>
            </w:pPr>
          </w:p>
        </w:tc>
        <w:tc>
          <w:tcPr>
            <w:tcW w:w="1790" w:type="dxa"/>
            <w:vAlign w:val="center"/>
          </w:tcPr>
          <w:p w14:paraId="5F632929"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A2EF7D0" w14:textId="77777777" w:rsidR="00574E69" w:rsidRDefault="00574E69">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76E5D24E" w14:textId="77777777" w:rsidR="00574E69" w:rsidRDefault="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69C20254" w14:textId="77777777" w:rsidR="00574E69" w:rsidRDefault="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574E69" w14:paraId="5AD73F2F" w14:textId="77777777">
        <w:trPr>
          <w:trHeight w:val="510"/>
        </w:trPr>
        <w:tc>
          <w:tcPr>
            <w:tcW w:w="996" w:type="dxa"/>
            <w:vMerge/>
            <w:vAlign w:val="center"/>
          </w:tcPr>
          <w:p w14:paraId="00AE09BB" w14:textId="77777777" w:rsidR="00574E69" w:rsidRDefault="00574E69" w:rsidP="00574E69">
            <w:pPr>
              <w:pStyle w:val="16"/>
              <w:ind w:firstLineChars="0" w:firstLine="0"/>
              <w:jc w:val="center"/>
              <w:rPr>
                <w:color w:val="000000" w:themeColor="text1"/>
                <w:szCs w:val="24"/>
              </w:rPr>
            </w:pPr>
          </w:p>
        </w:tc>
        <w:tc>
          <w:tcPr>
            <w:tcW w:w="1790" w:type="dxa"/>
            <w:vAlign w:val="center"/>
          </w:tcPr>
          <w:p w14:paraId="2FB7EF46"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3E632DF1"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DE64FE6" w14:textId="4FD6C653" w:rsidR="00574E69" w:rsidRDefault="00691750" w:rsidP="00574E69">
            <w:pPr>
              <w:pStyle w:val="16"/>
              <w:ind w:firstLineChars="0" w:firstLine="0"/>
              <w:jc w:val="center"/>
              <w:rPr>
                <w:color w:val="000000" w:themeColor="text1"/>
              </w:rPr>
            </w:pPr>
            <w:r>
              <w:rPr>
                <w:rFonts w:hint="eastAsia"/>
                <w:color w:val="000000" w:themeColor="text1"/>
              </w:rPr>
              <w:t>胡明昊，汪晓燕</w:t>
            </w:r>
            <w:r w:rsidR="00574E69">
              <w:rPr>
                <w:rFonts w:hint="eastAsia"/>
                <w:color w:val="000000" w:themeColor="text1"/>
              </w:rPr>
              <w:t>，刘晔</w:t>
            </w:r>
          </w:p>
        </w:tc>
        <w:tc>
          <w:tcPr>
            <w:tcW w:w="1077" w:type="dxa"/>
            <w:vAlign w:val="center"/>
          </w:tcPr>
          <w:p w14:paraId="07942EE2"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691750" w14:paraId="485A992B" w14:textId="77777777">
        <w:trPr>
          <w:trHeight w:val="510"/>
        </w:trPr>
        <w:tc>
          <w:tcPr>
            <w:tcW w:w="996" w:type="dxa"/>
            <w:vAlign w:val="center"/>
          </w:tcPr>
          <w:p w14:paraId="0D80A241" w14:textId="56B2D9DE" w:rsidR="00691750" w:rsidRDefault="00691750" w:rsidP="00574E69">
            <w:pPr>
              <w:pStyle w:val="16"/>
              <w:ind w:firstLineChars="0" w:firstLine="0"/>
              <w:jc w:val="center"/>
              <w:rPr>
                <w:color w:val="000000" w:themeColor="text1"/>
                <w:szCs w:val="24"/>
              </w:rPr>
            </w:pPr>
            <w:r>
              <w:rPr>
                <w:rFonts w:hint="eastAsia"/>
                <w:color w:val="000000" w:themeColor="text1"/>
                <w:szCs w:val="24"/>
              </w:rPr>
              <w:t>1.6</w:t>
            </w:r>
          </w:p>
        </w:tc>
        <w:tc>
          <w:tcPr>
            <w:tcW w:w="1790" w:type="dxa"/>
            <w:vAlign w:val="center"/>
          </w:tcPr>
          <w:p w14:paraId="1ADD59DA" w14:textId="265CEBEC" w:rsidR="00691750" w:rsidRDefault="00691750" w:rsidP="00574E69">
            <w:pPr>
              <w:pStyle w:val="16"/>
              <w:ind w:firstLineChars="0" w:firstLine="0"/>
              <w:jc w:val="center"/>
              <w:rPr>
                <w:color w:val="000000" w:themeColor="text1"/>
                <w:szCs w:val="24"/>
              </w:rPr>
            </w:pPr>
            <w:r>
              <w:rPr>
                <w:rFonts w:hint="eastAsia"/>
                <w:color w:val="000000" w:themeColor="text1"/>
                <w:szCs w:val="24"/>
              </w:rPr>
              <w:t>2017/04/27</w:t>
            </w:r>
          </w:p>
        </w:tc>
        <w:tc>
          <w:tcPr>
            <w:tcW w:w="1172" w:type="dxa"/>
            <w:vAlign w:val="center"/>
          </w:tcPr>
          <w:p w14:paraId="38CCC98D" w14:textId="55D38125" w:rsidR="00691750" w:rsidRDefault="00691750" w:rsidP="00574E69">
            <w:pPr>
              <w:pStyle w:val="16"/>
              <w:ind w:firstLineChars="0" w:firstLine="0"/>
              <w:jc w:val="center"/>
              <w:rPr>
                <w:color w:val="000000" w:themeColor="text1"/>
                <w:szCs w:val="24"/>
              </w:rPr>
            </w:pPr>
            <w:r>
              <w:rPr>
                <w:rFonts w:hint="eastAsia"/>
                <w:color w:val="000000" w:themeColor="text1"/>
                <w:szCs w:val="24"/>
              </w:rPr>
              <w:t>胡明昊</w:t>
            </w:r>
          </w:p>
        </w:tc>
        <w:tc>
          <w:tcPr>
            <w:tcW w:w="3261" w:type="dxa"/>
            <w:vAlign w:val="center"/>
          </w:tcPr>
          <w:p w14:paraId="235CF965" w14:textId="12B9F6E3" w:rsidR="00691750" w:rsidRDefault="00691750" w:rsidP="00574E69">
            <w:pPr>
              <w:pStyle w:val="16"/>
              <w:ind w:firstLineChars="0" w:firstLine="0"/>
              <w:jc w:val="center"/>
              <w:rPr>
                <w:color w:val="000000" w:themeColor="text1"/>
              </w:rPr>
            </w:pPr>
            <w:r>
              <w:rPr>
                <w:rFonts w:hint="eastAsia"/>
                <w:color w:val="000000" w:themeColor="text1"/>
              </w:rPr>
              <w:t>穆鹏飞，汪晓燕，刘晔</w:t>
            </w:r>
          </w:p>
        </w:tc>
        <w:tc>
          <w:tcPr>
            <w:tcW w:w="1077" w:type="dxa"/>
            <w:vAlign w:val="center"/>
          </w:tcPr>
          <w:p w14:paraId="40D862FF" w14:textId="553EB199" w:rsidR="00691750" w:rsidRDefault="00691750" w:rsidP="00574E69">
            <w:pPr>
              <w:pStyle w:val="16"/>
              <w:ind w:firstLineChars="0" w:firstLine="0"/>
              <w:jc w:val="center"/>
              <w:rPr>
                <w:color w:val="000000" w:themeColor="text1"/>
                <w:szCs w:val="24"/>
              </w:rPr>
            </w:pPr>
            <w:r>
              <w:rPr>
                <w:rFonts w:hint="eastAsia"/>
                <w:color w:val="000000" w:themeColor="text1"/>
                <w:szCs w:val="24"/>
              </w:rPr>
              <w:t>对照</w:t>
            </w:r>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bl>
    <w:p w14:paraId="0E9FD8ED" w14:textId="77777777" w:rsidR="004A3198" w:rsidRDefault="006225F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450769273"/>
      </w:sdtPr>
      <w:sdtEndPr>
        <w:rPr>
          <w:b/>
          <w:bCs/>
        </w:rPr>
      </w:sdtEndPr>
      <w:sdtContent>
        <w:p w14:paraId="2551B053" w14:textId="77777777" w:rsidR="004A3198" w:rsidRDefault="006225F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commentRangeStart w:id="2"/>
        <w:p w14:paraId="140D1E18" w14:textId="7FC8FFCA" w:rsidR="00B93FE2" w:rsidRDefault="006225F2">
          <w:pPr>
            <w:pStyle w:val="11"/>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80753579" w:history="1">
            <w:r w:rsidR="00B93FE2" w:rsidRPr="00055E18">
              <w:rPr>
                <w:rStyle w:val="ae"/>
                <w:noProof/>
              </w:rPr>
              <w:t xml:space="preserve">1 </w:t>
            </w:r>
            <w:r w:rsidR="00B93FE2" w:rsidRPr="00055E18">
              <w:rPr>
                <w:rStyle w:val="ae"/>
                <w:noProof/>
              </w:rPr>
              <w:t>引言</w:t>
            </w:r>
            <w:r w:rsidR="00B93FE2">
              <w:rPr>
                <w:noProof/>
                <w:webHidden/>
              </w:rPr>
              <w:tab/>
            </w:r>
            <w:r w:rsidR="00B93FE2">
              <w:rPr>
                <w:noProof/>
                <w:webHidden/>
              </w:rPr>
              <w:fldChar w:fldCharType="begin"/>
            </w:r>
            <w:r w:rsidR="00B93FE2">
              <w:rPr>
                <w:noProof/>
                <w:webHidden/>
              </w:rPr>
              <w:instrText xml:space="preserve"> PAGEREF _Toc480753579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56482921"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0" w:history="1">
            <w:r w:rsidR="00B93FE2" w:rsidRPr="00055E18">
              <w:rPr>
                <w:rStyle w:val="ae"/>
                <w:noProof/>
              </w:rPr>
              <w:t xml:space="preserve">1.1 </w:t>
            </w:r>
            <w:r w:rsidR="00B93FE2" w:rsidRPr="00055E18">
              <w:rPr>
                <w:rStyle w:val="ae"/>
                <w:noProof/>
              </w:rPr>
              <w:t>目的</w:t>
            </w:r>
            <w:r w:rsidR="00B93FE2">
              <w:rPr>
                <w:noProof/>
                <w:webHidden/>
              </w:rPr>
              <w:tab/>
            </w:r>
            <w:r w:rsidR="00B93FE2">
              <w:rPr>
                <w:noProof/>
                <w:webHidden/>
              </w:rPr>
              <w:fldChar w:fldCharType="begin"/>
            </w:r>
            <w:r w:rsidR="00B93FE2">
              <w:rPr>
                <w:noProof/>
                <w:webHidden/>
              </w:rPr>
              <w:instrText xml:space="preserve"> PAGEREF _Toc480753580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295EA97C"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1" w:history="1">
            <w:r w:rsidR="00B93FE2" w:rsidRPr="00055E18">
              <w:rPr>
                <w:rStyle w:val="ae"/>
                <w:noProof/>
              </w:rPr>
              <w:t xml:space="preserve">1.2 </w:t>
            </w:r>
            <w:r w:rsidR="00B93FE2" w:rsidRPr="00055E18">
              <w:rPr>
                <w:rStyle w:val="ae"/>
                <w:noProof/>
              </w:rPr>
              <w:t>文档约定</w:t>
            </w:r>
            <w:r w:rsidR="00B93FE2">
              <w:rPr>
                <w:noProof/>
                <w:webHidden/>
              </w:rPr>
              <w:tab/>
            </w:r>
            <w:r w:rsidR="00B93FE2">
              <w:rPr>
                <w:noProof/>
                <w:webHidden/>
              </w:rPr>
              <w:fldChar w:fldCharType="begin"/>
            </w:r>
            <w:r w:rsidR="00B93FE2">
              <w:rPr>
                <w:noProof/>
                <w:webHidden/>
              </w:rPr>
              <w:instrText xml:space="preserve"> PAGEREF _Toc480753581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2F98D35D"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2" w:history="1">
            <w:r w:rsidR="00B93FE2" w:rsidRPr="00055E18">
              <w:rPr>
                <w:rStyle w:val="ae"/>
                <w:noProof/>
              </w:rPr>
              <w:t xml:space="preserve">1.3 </w:t>
            </w:r>
            <w:r w:rsidR="00B93FE2" w:rsidRPr="00055E18">
              <w:rPr>
                <w:rStyle w:val="ae"/>
                <w:noProof/>
              </w:rPr>
              <w:t>术语和缩略语</w:t>
            </w:r>
            <w:r w:rsidR="00B93FE2">
              <w:rPr>
                <w:noProof/>
                <w:webHidden/>
              </w:rPr>
              <w:tab/>
            </w:r>
            <w:r w:rsidR="00B93FE2">
              <w:rPr>
                <w:noProof/>
                <w:webHidden/>
              </w:rPr>
              <w:fldChar w:fldCharType="begin"/>
            </w:r>
            <w:r w:rsidR="00B93FE2">
              <w:rPr>
                <w:noProof/>
                <w:webHidden/>
              </w:rPr>
              <w:instrText xml:space="preserve"> PAGEREF _Toc480753582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14F15E0B" w14:textId="77777777" w:rsidR="00B93FE2" w:rsidRDefault="009E41A6">
          <w:pPr>
            <w:pStyle w:val="11"/>
            <w:tabs>
              <w:tab w:val="right" w:leader="dot" w:pos="8296"/>
            </w:tabs>
            <w:ind w:firstLine="480"/>
            <w:rPr>
              <w:rFonts w:asciiTheme="minorHAnsi" w:eastAsiaTheme="minorEastAsia" w:hAnsiTheme="minorHAnsi"/>
              <w:noProof/>
              <w:szCs w:val="24"/>
            </w:rPr>
          </w:pPr>
          <w:hyperlink w:anchor="_Toc480753583" w:history="1">
            <w:r w:rsidR="00B93FE2" w:rsidRPr="00055E18">
              <w:rPr>
                <w:rStyle w:val="ae"/>
                <w:noProof/>
              </w:rPr>
              <w:t xml:space="preserve">2 </w:t>
            </w:r>
            <w:r w:rsidR="00B93FE2" w:rsidRPr="00055E18">
              <w:rPr>
                <w:rStyle w:val="ae"/>
                <w:noProof/>
              </w:rPr>
              <w:t>系统概述</w:t>
            </w:r>
            <w:r w:rsidR="00B93FE2">
              <w:rPr>
                <w:noProof/>
                <w:webHidden/>
              </w:rPr>
              <w:tab/>
            </w:r>
            <w:r w:rsidR="00B93FE2">
              <w:rPr>
                <w:noProof/>
                <w:webHidden/>
              </w:rPr>
              <w:fldChar w:fldCharType="begin"/>
            </w:r>
            <w:r w:rsidR="00B93FE2">
              <w:rPr>
                <w:noProof/>
                <w:webHidden/>
              </w:rPr>
              <w:instrText xml:space="preserve"> PAGEREF _Toc480753583 \h </w:instrText>
            </w:r>
            <w:r w:rsidR="00B93FE2">
              <w:rPr>
                <w:noProof/>
                <w:webHidden/>
              </w:rPr>
            </w:r>
            <w:r w:rsidR="00B93FE2">
              <w:rPr>
                <w:noProof/>
                <w:webHidden/>
              </w:rPr>
              <w:fldChar w:fldCharType="separate"/>
            </w:r>
            <w:r w:rsidR="00951D47">
              <w:rPr>
                <w:noProof/>
                <w:webHidden/>
              </w:rPr>
              <w:t>4</w:t>
            </w:r>
            <w:r w:rsidR="00B93FE2">
              <w:rPr>
                <w:noProof/>
                <w:webHidden/>
              </w:rPr>
              <w:fldChar w:fldCharType="end"/>
            </w:r>
          </w:hyperlink>
        </w:p>
        <w:p w14:paraId="0AB19BE0"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4" w:history="1">
            <w:r w:rsidR="00B93FE2" w:rsidRPr="00055E18">
              <w:rPr>
                <w:rStyle w:val="ae"/>
                <w:noProof/>
              </w:rPr>
              <w:t xml:space="preserve">2.1 </w:t>
            </w:r>
            <w:r w:rsidR="00B93FE2" w:rsidRPr="00055E18">
              <w:rPr>
                <w:rStyle w:val="ae"/>
                <w:noProof/>
              </w:rPr>
              <w:t>任务背景</w:t>
            </w:r>
            <w:r w:rsidR="00B93FE2">
              <w:rPr>
                <w:noProof/>
                <w:webHidden/>
              </w:rPr>
              <w:tab/>
            </w:r>
            <w:r w:rsidR="00B93FE2">
              <w:rPr>
                <w:noProof/>
                <w:webHidden/>
              </w:rPr>
              <w:fldChar w:fldCharType="begin"/>
            </w:r>
            <w:r w:rsidR="00B93FE2">
              <w:rPr>
                <w:noProof/>
                <w:webHidden/>
              </w:rPr>
              <w:instrText xml:space="preserve"> PAGEREF _Toc480753584 \h </w:instrText>
            </w:r>
            <w:r w:rsidR="00B93FE2">
              <w:rPr>
                <w:noProof/>
                <w:webHidden/>
              </w:rPr>
            </w:r>
            <w:r w:rsidR="00B93FE2">
              <w:rPr>
                <w:noProof/>
                <w:webHidden/>
              </w:rPr>
              <w:fldChar w:fldCharType="separate"/>
            </w:r>
            <w:r w:rsidR="00951D47">
              <w:rPr>
                <w:noProof/>
                <w:webHidden/>
              </w:rPr>
              <w:t>4</w:t>
            </w:r>
            <w:r w:rsidR="00B93FE2">
              <w:rPr>
                <w:noProof/>
                <w:webHidden/>
              </w:rPr>
              <w:fldChar w:fldCharType="end"/>
            </w:r>
          </w:hyperlink>
        </w:p>
        <w:p w14:paraId="5AB5859D"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5" w:history="1">
            <w:r w:rsidR="00B93FE2" w:rsidRPr="00055E18">
              <w:rPr>
                <w:rStyle w:val="ae"/>
                <w:noProof/>
              </w:rPr>
              <w:t xml:space="preserve">2.2 </w:t>
            </w:r>
            <w:r w:rsidR="00B93FE2" w:rsidRPr="00055E18">
              <w:rPr>
                <w:rStyle w:val="ae"/>
                <w:noProof/>
              </w:rPr>
              <w:t>系统概述</w:t>
            </w:r>
            <w:r w:rsidR="00B93FE2">
              <w:rPr>
                <w:noProof/>
                <w:webHidden/>
              </w:rPr>
              <w:tab/>
            </w:r>
            <w:r w:rsidR="00B93FE2">
              <w:rPr>
                <w:noProof/>
                <w:webHidden/>
              </w:rPr>
              <w:fldChar w:fldCharType="begin"/>
            </w:r>
            <w:r w:rsidR="00B93FE2">
              <w:rPr>
                <w:noProof/>
                <w:webHidden/>
              </w:rPr>
              <w:instrText xml:space="preserve"> PAGEREF _Toc480753585 \h </w:instrText>
            </w:r>
            <w:r w:rsidR="00B93FE2">
              <w:rPr>
                <w:noProof/>
                <w:webHidden/>
              </w:rPr>
            </w:r>
            <w:r w:rsidR="00B93FE2">
              <w:rPr>
                <w:noProof/>
                <w:webHidden/>
              </w:rPr>
              <w:fldChar w:fldCharType="separate"/>
            </w:r>
            <w:r w:rsidR="00951D47">
              <w:rPr>
                <w:noProof/>
                <w:webHidden/>
              </w:rPr>
              <w:t>5</w:t>
            </w:r>
            <w:r w:rsidR="00B93FE2">
              <w:rPr>
                <w:noProof/>
                <w:webHidden/>
              </w:rPr>
              <w:fldChar w:fldCharType="end"/>
            </w:r>
          </w:hyperlink>
        </w:p>
        <w:p w14:paraId="00D3BC71"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6" w:history="1">
            <w:r w:rsidR="00B93FE2" w:rsidRPr="00055E18">
              <w:rPr>
                <w:rStyle w:val="ae"/>
                <w:noProof/>
              </w:rPr>
              <w:t xml:space="preserve">2.3 </w:t>
            </w:r>
            <w:r w:rsidR="00B93FE2" w:rsidRPr="00055E18">
              <w:rPr>
                <w:rStyle w:val="ae"/>
                <w:noProof/>
              </w:rPr>
              <w:t>假设和约束</w:t>
            </w:r>
            <w:r w:rsidR="00B93FE2">
              <w:rPr>
                <w:noProof/>
                <w:webHidden/>
              </w:rPr>
              <w:tab/>
            </w:r>
            <w:r w:rsidR="00B93FE2">
              <w:rPr>
                <w:noProof/>
                <w:webHidden/>
              </w:rPr>
              <w:fldChar w:fldCharType="begin"/>
            </w:r>
            <w:r w:rsidR="00B93FE2">
              <w:rPr>
                <w:noProof/>
                <w:webHidden/>
              </w:rPr>
              <w:instrText xml:space="preserve"> PAGEREF _Toc480753586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55F0FDD0"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87" w:history="1">
            <w:r w:rsidR="00B93FE2" w:rsidRPr="00055E18">
              <w:rPr>
                <w:rStyle w:val="ae"/>
                <w:noProof/>
              </w:rPr>
              <w:t xml:space="preserve">2.4 </w:t>
            </w:r>
            <w:r w:rsidR="00B93FE2" w:rsidRPr="00055E18">
              <w:rPr>
                <w:rStyle w:val="ae"/>
                <w:noProof/>
              </w:rPr>
              <w:t>运行环境</w:t>
            </w:r>
            <w:r w:rsidR="00B93FE2">
              <w:rPr>
                <w:noProof/>
                <w:webHidden/>
              </w:rPr>
              <w:tab/>
            </w:r>
            <w:r w:rsidR="00B93FE2">
              <w:rPr>
                <w:noProof/>
                <w:webHidden/>
              </w:rPr>
              <w:fldChar w:fldCharType="begin"/>
            </w:r>
            <w:r w:rsidR="00B93FE2">
              <w:rPr>
                <w:noProof/>
                <w:webHidden/>
              </w:rPr>
              <w:instrText xml:space="preserve"> PAGEREF _Toc480753587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1945E856"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588" w:history="1">
            <w:r w:rsidR="00B93FE2" w:rsidRPr="00055E18">
              <w:rPr>
                <w:rStyle w:val="ae"/>
                <w:noProof/>
              </w:rPr>
              <w:t xml:space="preserve">2.4.1 </w:t>
            </w:r>
            <w:r w:rsidR="00B93FE2" w:rsidRPr="00055E18">
              <w:rPr>
                <w:rStyle w:val="ae"/>
                <w:noProof/>
              </w:rPr>
              <w:t>支持软件环境</w:t>
            </w:r>
            <w:r w:rsidR="00B93FE2">
              <w:rPr>
                <w:noProof/>
                <w:webHidden/>
              </w:rPr>
              <w:tab/>
            </w:r>
            <w:r w:rsidR="00B93FE2">
              <w:rPr>
                <w:noProof/>
                <w:webHidden/>
              </w:rPr>
              <w:fldChar w:fldCharType="begin"/>
            </w:r>
            <w:r w:rsidR="00B93FE2">
              <w:rPr>
                <w:noProof/>
                <w:webHidden/>
              </w:rPr>
              <w:instrText xml:space="preserve"> PAGEREF _Toc480753588 \h </w:instrText>
            </w:r>
            <w:r w:rsidR="00B93FE2">
              <w:rPr>
                <w:noProof/>
                <w:webHidden/>
              </w:rPr>
            </w:r>
            <w:r w:rsidR="00B93FE2">
              <w:rPr>
                <w:noProof/>
                <w:webHidden/>
              </w:rPr>
              <w:fldChar w:fldCharType="separate"/>
            </w:r>
            <w:r w:rsidR="00951D47">
              <w:rPr>
                <w:rFonts w:hint="eastAsia"/>
                <w:b/>
                <w:bCs/>
                <w:noProof/>
                <w:webHidden/>
              </w:rPr>
              <w:t>错误</w:t>
            </w:r>
            <w:r w:rsidR="00951D47">
              <w:rPr>
                <w:rFonts w:hint="eastAsia"/>
                <w:b/>
                <w:bCs/>
                <w:noProof/>
                <w:webHidden/>
              </w:rPr>
              <w:t xml:space="preserve">! </w:t>
            </w:r>
            <w:r w:rsidR="00951D47">
              <w:rPr>
                <w:rFonts w:hint="eastAsia"/>
                <w:b/>
                <w:bCs/>
                <w:noProof/>
                <w:webHidden/>
              </w:rPr>
              <w:t>未定义书签。</w:t>
            </w:r>
            <w:r w:rsidR="00B93FE2">
              <w:rPr>
                <w:noProof/>
                <w:webHidden/>
              </w:rPr>
              <w:fldChar w:fldCharType="end"/>
            </w:r>
          </w:hyperlink>
        </w:p>
        <w:p w14:paraId="29EEED08" w14:textId="77777777" w:rsidR="00B93FE2" w:rsidRDefault="009E41A6">
          <w:pPr>
            <w:pStyle w:val="11"/>
            <w:tabs>
              <w:tab w:val="right" w:leader="dot" w:pos="8296"/>
            </w:tabs>
            <w:ind w:firstLine="480"/>
            <w:rPr>
              <w:rFonts w:asciiTheme="minorHAnsi" w:eastAsiaTheme="minorEastAsia" w:hAnsiTheme="minorHAnsi"/>
              <w:noProof/>
              <w:szCs w:val="24"/>
            </w:rPr>
          </w:pPr>
          <w:hyperlink w:anchor="_Toc480753589" w:history="1">
            <w:r w:rsidR="00B93FE2" w:rsidRPr="00055E18">
              <w:rPr>
                <w:rStyle w:val="ae"/>
                <w:noProof/>
              </w:rPr>
              <w:t>3</w:t>
            </w:r>
            <w:r w:rsidR="00B93FE2" w:rsidRPr="00055E18">
              <w:rPr>
                <w:rStyle w:val="ae"/>
                <w:noProof/>
              </w:rPr>
              <w:t>需求分析</w:t>
            </w:r>
            <w:r w:rsidR="00B93FE2">
              <w:rPr>
                <w:noProof/>
                <w:webHidden/>
              </w:rPr>
              <w:tab/>
            </w:r>
            <w:r w:rsidR="00B93FE2">
              <w:rPr>
                <w:noProof/>
                <w:webHidden/>
              </w:rPr>
              <w:fldChar w:fldCharType="begin"/>
            </w:r>
            <w:r w:rsidR="00B93FE2">
              <w:rPr>
                <w:noProof/>
                <w:webHidden/>
              </w:rPr>
              <w:instrText xml:space="preserve"> PAGEREF _Toc480753589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4E0811D0"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90" w:history="1">
            <w:r w:rsidR="00B93FE2" w:rsidRPr="00055E18">
              <w:rPr>
                <w:rStyle w:val="ae"/>
                <w:noProof/>
              </w:rPr>
              <w:t xml:space="preserve">3.1 </w:t>
            </w:r>
            <w:r w:rsidR="00B93FE2" w:rsidRPr="00055E18">
              <w:rPr>
                <w:rStyle w:val="ae"/>
                <w:noProof/>
              </w:rPr>
              <w:t>业务需求</w:t>
            </w:r>
            <w:r w:rsidR="00B93FE2">
              <w:rPr>
                <w:noProof/>
                <w:webHidden/>
              </w:rPr>
              <w:tab/>
            </w:r>
            <w:r w:rsidR="00B93FE2">
              <w:rPr>
                <w:noProof/>
                <w:webHidden/>
              </w:rPr>
              <w:fldChar w:fldCharType="begin"/>
            </w:r>
            <w:r w:rsidR="00B93FE2">
              <w:rPr>
                <w:noProof/>
                <w:webHidden/>
              </w:rPr>
              <w:instrText xml:space="preserve"> PAGEREF _Toc480753590 \h </w:instrText>
            </w:r>
            <w:r w:rsidR="00B93FE2">
              <w:rPr>
                <w:noProof/>
                <w:webHidden/>
              </w:rPr>
            </w:r>
            <w:r w:rsidR="00B93FE2">
              <w:rPr>
                <w:noProof/>
                <w:webHidden/>
              </w:rPr>
              <w:fldChar w:fldCharType="separate"/>
            </w:r>
            <w:r w:rsidR="00951D47">
              <w:rPr>
                <w:noProof/>
                <w:webHidden/>
              </w:rPr>
              <w:t>8</w:t>
            </w:r>
            <w:r w:rsidR="00B93FE2">
              <w:rPr>
                <w:noProof/>
                <w:webHidden/>
              </w:rPr>
              <w:fldChar w:fldCharType="end"/>
            </w:r>
          </w:hyperlink>
        </w:p>
        <w:p w14:paraId="26A04476"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91" w:history="1">
            <w:r w:rsidR="00B93FE2" w:rsidRPr="00055E18">
              <w:rPr>
                <w:rStyle w:val="ae"/>
                <w:noProof/>
              </w:rPr>
              <w:t xml:space="preserve">3.2 </w:t>
            </w:r>
            <w:r w:rsidR="00B93FE2" w:rsidRPr="00055E18">
              <w:rPr>
                <w:rStyle w:val="ae"/>
                <w:noProof/>
              </w:rPr>
              <w:t>功能需求</w:t>
            </w:r>
            <w:r w:rsidR="00B93FE2">
              <w:rPr>
                <w:noProof/>
                <w:webHidden/>
              </w:rPr>
              <w:tab/>
            </w:r>
            <w:r w:rsidR="00B93FE2">
              <w:rPr>
                <w:noProof/>
                <w:webHidden/>
              </w:rPr>
              <w:fldChar w:fldCharType="begin"/>
            </w:r>
            <w:r w:rsidR="00B93FE2">
              <w:rPr>
                <w:noProof/>
                <w:webHidden/>
              </w:rPr>
              <w:instrText xml:space="preserve"> PAGEREF _Toc480753591 \h </w:instrText>
            </w:r>
            <w:r w:rsidR="00B93FE2">
              <w:rPr>
                <w:noProof/>
                <w:webHidden/>
              </w:rPr>
            </w:r>
            <w:r w:rsidR="00B93FE2">
              <w:rPr>
                <w:noProof/>
                <w:webHidden/>
              </w:rPr>
              <w:fldChar w:fldCharType="separate"/>
            </w:r>
            <w:r w:rsidR="00951D47">
              <w:rPr>
                <w:noProof/>
                <w:webHidden/>
              </w:rPr>
              <w:t>8</w:t>
            </w:r>
            <w:r w:rsidR="00B93FE2">
              <w:rPr>
                <w:noProof/>
                <w:webHidden/>
              </w:rPr>
              <w:fldChar w:fldCharType="end"/>
            </w:r>
          </w:hyperlink>
        </w:p>
        <w:p w14:paraId="6D6F2BEB"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92" w:history="1">
            <w:r w:rsidR="00B93FE2" w:rsidRPr="00055E18">
              <w:rPr>
                <w:rStyle w:val="ae"/>
                <w:noProof/>
              </w:rPr>
              <w:t xml:space="preserve">3.3 </w:t>
            </w:r>
            <w:r w:rsidR="00B93FE2" w:rsidRPr="00055E18">
              <w:rPr>
                <w:rStyle w:val="ae"/>
                <w:noProof/>
              </w:rPr>
              <w:t>用例图建模</w:t>
            </w:r>
            <w:r w:rsidR="00B93FE2">
              <w:rPr>
                <w:noProof/>
                <w:webHidden/>
              </w:rPr>
              <w:tab/>
            </w:r>
            <w:r w:rsidR="00B93FE2">
              <w:rPr>
                <w:noProof/>
                <w:webHidden/>
              </w:rPr>
              <w:fldChar w:fldCharType="begin"/>
            </w:r>
            <w:r w:rsidR="00B93FE2">
              <w:rPr>
                <w:noProof/>
                <w:webHidden/>
              </w:rPr>
              <w:instrText xml:space="preserve"> PAGEREF _Toc480753592 \h </w:instrText>
            </w:r>
            <w:r w:rsidR="00B93FE2">
              <w:rPr>
                <w:noProof/>
                <w:webHidden/>
              </w:rPr>
            </w:r>
            <w:r w:rsidR="00B93FE2">
              <w:rPr>
                <w:noProof/>
                <w:webHidden/>
              </w:rPr>
              <w:fldChar w:fldCharType="separate"/>
            </w:r>
            <w:r w:rsidR="00951D47">
              <w:rPr>
                <w:noProof/>
                <w:webHidden/>
              </w:rPr>
              <w:t>10</w:t>
            </w:r>
            <w:r w:rsidR="00B93FE2">
              <w:rPr>
                <w:noProof/>
                <w:webHidden/>
              </w:rPr>
              <w:fldChar w:fldCharType="end"/>
            </w:r>
          </w:hyperlink>
        </w:p>
        <w:p w14:paraId="5CF4DA65"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93" w:history="1">
            <w:r w:rsidR="00B93FE2" w:rsidRPr="00055E18">
              <w:rPr>
                <w:rStyle w:val="ae"/>
                <w:noProof/>
              </w:rPr>
              <w:t xml:space="preserve">3.4 RUCM </w:t>
            </w:r>
            <w:r w:rsidR="00B93FE2" w:rsidRPr="00055E18">
              <w:rPr>
                <w:rStyle w:val="ae"/>
                <w:noProof/>
              </w:rPr>
              <w:t>模型</w:t>
            </w:r>
            <w:r w:rsidR="00B93FE2">
              <w:rPr>
                <w:noProof/>
                <w:webHidden/>
              </w:rPr>
              <w:tab/>
            </w:r>
            <w:r w:rsidR="00B93FE2">
              <w:rPr>
                <w:noProof/>
                <w:webHidden/>
              </w:rPr>
              <w:fldChar w:fldCharType="begin"/>
            </w:r>
            <w:r w:rsidR="00B93FE2">
              <w:rPr>
                <w:noProof/>
                <w:webHidden/>
              </w:rPr>
              <w:instrText xml:space="preserve"> PAGEREF _Toc480753593 \h </w:instrText>
            </w:r>
            <w:r w:rsidR="00B93FE2">
              <w:rPr>
                <w:noProof/>
                <w:webHidden/>
              </w:rPr>
            </w:r>
            <w:r w:rsidR="00B93FE2">
              <w:rPr>
                <w:noProof/>
                <w:webHidden/>
              </w:rPr>
              <w:fldChar w:fldCharType="separate"/>
            </w:r>
            <w:r w:rsidR="00951D47">
              <w:rPr>
                <w:noProof/>
                <w:webHidden/>
              </w:rPr>
              <w:t>11</w:t>
            </w:r>
            <w:r w:rsidR="00B93FE2">
              <w:rPr>
                <w:noProof/>
                <w:webHidden/>
              </w:rPr>
              <w:fldChar w:fldCharType="end"/>
            </w:r>
          </w:hyperlink>
        </w:p>
        <w:p w14:paraId="386B30A1"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594" w:history="1">
            <w:r w:rsidR="00B93FE2" w:rsidRPr="00055E18">
              <w:rPr>
                <w:rStyle w:val="ae"/>
                <w:noProof/>
              </w:rPr>
              <w:t xml:space="preserve">3.5 </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_Toc480753594 \h </w:instrText>
            </w:r>
            <w:r w:rsidR="00B93FE2">
              <w:rPr>
                <w:noProof/>
                <w:webHidden/>
              </w:rPr>
            </w:r>
            <w:r w:rsidR="00B93FE2">
              <w:rPr>
                <w:noProof/>
                <w:webHidden/>
              </w:rPr>
              <w:fldChar w:fldCharType="separate"/>
            </w:r>
            <w:r w:rsidR="00951D47">
              <w:rPr>
                <w:noProof/>
                <w:webHidden/>
              </w:rPr>
              <w:t>21</w:t>
            </w:r>
            <w:r w:rsidR="00B93FE2">
              <w:rPr>
                <w:noProof/>
                <w:webHidden/>
              </w:rPr>
              <w:fldChar w:fldCharType="end"/>
            </w:r>
          </w:hyperlink>
        </w:p>
        <w:p w14:paraId="03356576"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595" w:history="1">
            <w:r w:rsidR="00B93FE2" w:rsidRPr="00055E18">
              <w:rPr>
                <w:rStyle w:val="ae"/>
                <w:noProof/>
              </w:rPr>
              <w:t>3.5.1 IOC</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_Toc480753595 \h </w:instrText>
            </w:r>
            <w:r w:rsidR="00B93FE2">
              <w:rPr>
                <w:noProof/>
                <w:webHidden/>
              </w:rPr>
            </w:r>
            <w:r w:rsidR="00B93FE2">
              <w:rPr>
                <w:noProof/>
                <w:webHidden/>
              </w:rPr>
              <w:fldChar w:fldCharType="separate"/>
            </w:r>
            <w:r w:rsidR="00951D47">
              <w:rPr>
                <w:noProof/>
                <w:webHidden/>
              </w:rPr>
              <w:t>21</w:t>
            </w:r>
            <w:r w:rsidR="00B93FE2">
              <w:rPr>
                <w:noProof/>
                <w:webHidden/>
              </w:rPr>
              <w:fldChar w:fldCharType="end"/>
            </w:r>
          </w:hyperlink>
        </w:p>
        <w:p w14:paraId="32821298"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596" w:history="1">
            <w:r w:rsidR="00B93FE2" w:rsidRPr="00055E18">
              <w:rPr>
                <w:rStyle w:val="ae"/>
                <w:noProof/>
              </w:rPr>
              <w:t xml:space="preserve">3.5.2 </w:t>
            </w:r>
            <w:r w:rsidR="00B93FE2" w:rsidRPr="00055E18">
              <w:rPr>
                <w:rStyle w:val="ae"/>
                <w:noProof/>
              </w:rPr>
              <w:t>配置类图建模</w:t>
            </w:r>
            <w:r w:rsidR="00B93FE2">
              <w:rPr>
                <w:noProof/>
                <w:webHidden/>
              </w:rPr>
              <w:tab/>
            </w:r>
            <w:r w:rsidR="00B93FE2">
              <w:rPr>
                <w:noProof/>
                <w:webHidden/>
              </w:rPr>
              <w:fldChar w:fldCharType="begin"/>
            </w:r>
            <w:r w:rsidR="00B93FE2">
              <w:rPr>
                <w:noProof/>
                <w:webHidden/>
              </w:rPr>
              <w:instrText xml:space="preserve"> PAGEREF _Toc480753596 \h </w:instrText>
            </w:r>
            <w:r w:rsidR="00B93FE2">
              <w:rPr>
                <w:noProof/>
                <w:webHidden/>
              </w:rPr>
            </w:r>
            <w:r w:rsidR="00B93FE2">
              <w:rPr>
                <w:noProof/>
                <w:webHidden/>
              </w:rPr>
              <w:fldChar w:fldCharType="separate"/>
            </w:r>
            <w:r w:rsidR="00951D47">
              <w:rPr>
                <w:noProof/>
                <w:webHidden/>
              </w:rPr>
              <w:t>22</w:t>
            </w:r>
            <w:r w:rsidR="00B93FE2">
              <w:rPr>
                <w:noProof/>
                <w:webHidden/>
              </w:rPr>
              <w:fldChar w:fldCharType="end"/>
            </w:r>
          </w:hyperlink>
        </w:p>
        <w:p w14:paraId="431029F0"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597" w:history="1">
            <w:r w:rsidR="00B93FE2" w:rsidRPr="00055E18">
              <w:rPr>
                <w:rStyle w:val="ae"/>
                <w:noProof/>
              </w:rPr>
              <w:t xml:space="preserve">3.5.3 </w:t>
            </w:r>
            <w:r w:rsidR="00B93FE2" w:rsidRPr="00055E18">
              <w:rPr>
                <w:rStyle w:val="ae"/>
                <w:noProof/>
              </w:rPr>
              <w:t>数据库类图建模</w:t>
            </w:r>
            <w:r w:rsidR="00B93FE2">
              <w:rPr>
                <w:noProof/>
                <w:webHidden/>
              </w:rPr>
              <w:tab/>
            </w:r>
            <w:r w:rsidR="00B93FE2">
              <w:rPr>
                <w:noProof/>
                <w:webHidden/>
              </w:rPr>
              <w:fldChar w:fldCharType="begin"/>
            </w:r>
            <w:r w:rsidR="00B93FE2">
              <w:rPr>
                <w:noProof/>
                <w:webHidden/>
              </w:rPr>
              <w:instrText xml:space="preserve"> PAGEREF _Toc480753597 \h </w:instrText>
            </w:r>
            <w:r w:rsidR="00B93FE2">
              <w:rPr>
                <w:noProof/>
                <w:webHidden/>
              </w:rPr>
            </w:r>
            <w:r w:rsidR="00B93FE2">
              <w:rPr>
                <w:noProof/>
                <w:webHidden/>
              </w:rPr>
              <w:fldChar w:fldCharType="separate"/>
            </w:r>
            <w:r w:rsidR="00951D47">
              <w:rPr>
                <w:noProof/>
                <w:webHidden/>
              </w:rPr>
              <w:t>22</w:t>
            </w:r>
            <w:r w:rsidR="00B93FE2">
              <w:rPr>
                <w:noProof/>
                <w:webHidden/>
              </w:rPr>
              <w:fldChar w:fldCharType="end"/>
            </w:r>
          </w:hyperlink>
        </w:p>
        <w:p w14:paraId="5E25A910"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598" w:history="1">
            <w:r w:rsidR="00B93FE2" w:rsidRPr="00055E18">
              <w:rPr>
                <w:rStyle w:val="ae"/>
                <w:noProof/>
              </w:rPr>
              <w:t xml:space="preserve">3.5.4 </w:t>
            </w:r>
            <w:r w:rsidR="00B93FE2" w:rsidRPr="00055E18">
              <w:rPr>
                <w:rStyle w:val="ae"/>
                <w:noProof/>
              </w:rPr>
              <w:t>请求响应类图建模</w:t>
            </w:r>
            <w:r w:rsidR="00B93FE2">
              <w:rPr>
                <w:noProof/>
                <w:webHidden/>
              </w:rPr>
              <w:tab/>
            </w:r>
            <w:r w:rsidR="00B93FE2">
              <w:rPr>
                <w:noProof/>
                <w:webHidden/>
              </w:rPr>
              <w:fldChar w:fldCharType="begin"/>
            </w:r>
            <w:r w:rsidR="00B93FE2">
              <w:rPr>
                <w:noProof/>
                <w:webHidden/>
              </w:rPr>
              <w:instrText xml:space="preserve"> PAGEREF _Toc480753598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65D3B296"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599" w:history="1">
            <w:r w:rsidR="00B93FE2" w:rsidRPr="00055E18">
              <w:rPr>
                <w:rStyle w:val="ae"/>
                <w:noProof/>
              </w:rPr>
              <w:t xml:space="preserve">3.5.5 </w:t>
            </w:r>
            <w:r w:rsidR="00B93FE2" w:rsidRPr="00055E18">
              <w:rPr>
                <w:rStyle w:val="ae"/>
                <w:noProof/>
                <w:kern w:val="0"/>
              </w:rPr>
              <w:t>拦截请求</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_Toc480753599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0577144A"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00" w:history="1">
            <w:r w:rsidR="00B93FE2" w:rsidRPr="00055E18">
              <w:rPr>
                <w:rStyle w:val="ae"/>
                <w:noProof/>
              </w:rPr>
              <w:t xml:space="preserve">3.6 </w:t>
            </w:r>
            <w:r w:rsidR="00B93FE2" w:rsidRPr="00055E18">
              <w:rPr>
                <w:rStyle w:val="ae"/>
                <w:noProof/>
              </w:rPr>
              <w:t>非功能需求</w:t>
            </w:r>
            <w:r w:rsidR="00B93FE2">
              <w:rPr>
                <w:noProof/>
                <w:webHidden/>
              </w:rPr>
              <w:tab/>
            </w:r>
            <w:r w:rsidR="00B93FE2">
              <w:rPr>
                <w:noProof/>
                <w:webHidden/>
              </w:rPr>
              <w:fldChar w:fldCharType="begin"/>
            </w:r>
            <w:r w:rsidR="00B93FE2">
              <w:rPr>
                <w:noProof/>
                <w:webHidden/>
              </w:rPr>
              <w:instrText xml:space="preserve"> PAGEREF _Toc480753600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44520EA9"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601" w:history="1">
            <w:r w:rsidR="00B93FE2" w:rsidRPr="00055E18">
              <w:rPr>
                <w:rStyle w:val="ae"/>
                <w:noProof/>
              </w:rPr>
              <w:t>3.6.1</w:t>
            </w:r>
            <w:r w:rsidR="00B93FE2" w:rsidRPr="00055E18">
              <w:rPr>
                <w:rStyle w:val="ae"/>
                <w:noProof/>
              </w:rPr>
              <w:t>数据库操作中适当利用缓存</w:t>
            </w:r>
            <w:r w:rsidR="00B93FE2">
              <w:rPr>
                <w:noProof/>
                <w:webHidden/>
              </w:rPr>
              <w:tab/>
            </w:r>
            <w:r w:rsidR="00B93FE2">
              <w:rPr>
                <w:noProof/>
                <w:webHidden/>
              </w:rPr>
              <w:fldChar w:fldCharType="begin"/>
            </w:r>
            <w:r w:rsidR="00B93FE2">
              <w:rPr>
                <w:noProof/>
                <w:webHidden/>
              </w:rPr>
              <w:instrText xml:space="preserve"> PAGEREF _Toc480753601 \h </w:instrText>
            </w:r>
            <w:r w:rsidR="00B93FE2">
              <w:rPr>
                <w:noProof/>
                <w:webHidden/>
              </w:rPr>
            </w:r>
            <w:r w:rsidR="00B93FE2">
              <w:rPr>
                <w:noProof/>
                <w:webHidden/>
              </w:rPr>
              <w:fldChar w:fldCharType="separate"/>
            </w:r>
            <w:r w:rsidR="00951D47">
              <w:rPr>
                <w:noProof/>
                <w:webHidden/>
              </w:rPr>
              <w:t>25</w:t>
            </w:r>
            <w:r w:rsidR="00B93FE2">
              <w:rPr>
                <w:noProof/>
                <w:webHidden/>
              </w:rPr>
              <w:fldChar w:fldCharType="end"/>
            </w:r>
          </w:hyperlink>
        </w:p>
        <w:p w14:paraId="1B093094"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602" w:history="1">
            <w:r w:rsidR="00B93FE2" w:rsidRPr="00055E18">
              <w:rPr>
                <w:rStyle w:val="ae"/>
                <w:noProof/>
              </w:rPr>
              <w:t>3.6.2MVC</w:t>
            </w:r>
            <w:r w:rsidR="00B93FE2" w:rsidRPr="00055E18">
              <w:rPr>
                <w:rStyle w:val="ae"/>
                <w:noProof/>
              </w:rPr>
              <w:t>框架必须能够支持较大规模的并发请求</w:t>
            </w:r>
            <w:r w:rsidR="00B93FE2">
              <w:rPr>
                <w:noProof/>
                <w:webHidden/>
              </w:rPr>
              <w:tab/>
            </w:r>
            <w:r w:rsidR="00B93FE2">
              <w:rPr>
                <w:noProof/>
                <w:webHidden/>
              </w:rPr>
              <w:fldChar w:fldCharType="begin"/>
            </w:r>
            <w:r w:rsidR="00B93FE2">
              <w:rPr>
                <w:noProof/>
                <w:webHidden/>
              </w:rPr>
              <w:instrText xml:space="preserve"> PAGEREF _Toc480753602 \h </w:instrText>
            </w:r>
            <w:r w:rsidR="00B93FE2">
              <w:rPr>
                <w:noProof/>
                <w:webHidden/>
              </w:rPr>
            </w:r>
            <w:r w:rsidR="00B93FE2">
              <w:rPr>
                <w:noProof/>
                <w:webHidden/>
              </w:rPr>
              <w:fldChar w:fldCharType="separate"/>
            </w:r>
            <w:r w:rsidR="00951D47">
              <w:rPr>
                <w:noProof/>
                <w:webHidden/>
              </w:rPr>
              <w:t>26</w:t>
            </w:r>
            <w:r w:rsidR="00B93FE2">
              <w:rPr>
                <w:noProof/>
                <w:webHidden/>
              </w:rPr>
              <w:fldChar w:fldCharType="end"/>
            </w:r>
          </w:hyperlink>
        </w:p>
        <w:p w14:paraId="4A9966AC"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603" w:history="1">
            <w:r w:rsidR="00B93FE2" w:rsidRPr="00055E18">
              <w:rPr>
                <w:rStyle w:val="ae"/>
                <w:noProof/>
              </w:rPr>
              <w:t>3.6.3</w:t>
            </w:r>
            <w:r w:rsidR="00B93FE2" w:rsidRPr="00055E18">
              <w:rPr>
                <w:rStyle w:val="ae"/>
                <w:noProof/>
              </w:rPr>
              <w:t>Ｍ</w:t>
            </w:r>
            <w:r w:rsidR="00B93FE2" w:rsidRPr="00055E18">
              <w:rPr>
                <w:rStyle w:val="ae"/>
                <w:noProof/>
              </w:rPr>
              <w:t>VC</w:t>
            </w:r>
            <w:r w:rsidR="00B93FE2" w:rsidRPr="00055E18">
              <w:rPr>
                <w:rStyle w:val="ae"/>
                <w:noProof/>
              </w:rPr>
              <w:t>框架需要避免过度解耦</w:t>
            </w:r>
            <w:r w:rsidR="00B93FE2">
              <w:rPr>
                <w:noProof/>
                <w:webHidden/>
              </w:rPr>
              <w:tab/>
            </w:r>
            <w:r w:rsidR="00B93FE2">
              <w:rPr>
                <w:noProof/>
                <w:webHidden/>
              </w:rPr>
              <w:fldChar w:fldCharType="begin"/>
            </w:r>
            <w:r w:rsidR="00B93FE2">
              <w:rPr>
                <w:noProof/>
                <w:webHidden/>
              </w:rPr>
              <w:instrText xml:space="preserve"> PAGEREF _Toc480753603 \h </w:instrText>
            </w:r>
            <w:r w:rsidR="00B93FE2">
              <w:rPr>
                <w:noProof/>
                <w:webHidden/>
              </w:rPr>
            </w:r>
            <w:r w:rsidR="00B93FE2">
              <w:rPr>
                <w:noProof/>
                <w:webHidden/>
              </w:rPr>
              <w:fldChar w:fldCharType="separate"/>
            </w:r>
            <w:r w:rsidR="00951D47">
              <w:rPr>
                <w:noProof/>
                <w:webHidden/>
              </w:rPr>
              <w:t>27</w:t>
            </w:r>
            <w:r w:rsidR="00B93FE2">
              <w:rPr>
                <w:noProof/>
                <w:webHidden/>
              </w:rPr>
              <w:fldChar w:fldCharType="end"/>
            </w:r>
          </w:hyperlink>
        </w:p>
        <w:p w14:paraId="7A04A434" w14:textId="77777777" w:rsidR="00B93FE2" w:rsidRDefault="009E41A6">
          <w:pPr>
            <w:pStyle w:val="31"/>
            <w:tabs>
              <w:tab w:val="right" w:leader="dot" w:pos="8296"/>
            </w:tabs>
            <w:ind w:left="960" w:firstLine="480"/>
            <w:rPr>
              <w:rFonts w:asciiTheme="minorHAnsi" w:eastAsiaTheme="minorEastAsia" w:hAnsiTheme="minorHAnsi"/>
              <w:noProof/>
              <w:szCs w:val="24"/>
            </w:rPr>
          </w:pPr>
          <w:hyperlink w:anchor="_Toc480753604" w:history="1">
            <w:r w:rsidR="00B93FE2" w:rsidRPr="00055E18">
              <w:rPr>
                <w:rStyle w:val="ae"/>
                <w:noProof/>
              </w:rPr>
              <w:t>3.6.4</w:t>
            </w:r>
            <w:r w:rsidR="00B93FE2" w:rsidRPr="00055E18">
              <w:rPr>
                <w:rStyle w:val="ae"/>
                <w:noProof/>
              </w:rPr>
              <w:t>Ｍ</w:t>
            </w:r>
            <w:r w:rsidR="00B93FE2" w:rsidRPr="00055E18">
              <w:rPr>
                <w:rStyle w:val="ae"/>
                <w:noProof/>
              </w:rPr>
              <w:t>VC</w:t>
            </w:r>
            <w:r w:rsidR="00B93FE2" w:rsidRPr="00055E18">
              <w:rPr>
                <w:rStyle w:val="ae"/>
                <w:noProof/>
              </w:rPr>
              <w:t>框架应当提供一定的灵活性</w:t>
            </w:r>
            <w:r w:rsidR="00B93FE2">
              <w:rPr>
                <w:noProof/>
                <w:webHidden/>
              </w:rPr>
              <w:tab/>
            </w:r>
            <w:r w:rsidR="00B93FE2">
              <w:rPr>
                <w:noProof/>
                <w:webHidden/>
              </w:rPr>
              <w:fldChar w:fldCharType="begin"/>
            </w:r>
            <w:r w:rsidR="00B93FE2">
              <w:rPr>
                <w:noProof/>
                <w:webHidden/>
              </w:rPr>
              <w:instrText xml:space="preserve"> PAGEREF _Toc480753604 \h </w:instrText>
            </w:r>
            <w:r w:rsidR="00B93FE2">
              <w:rPr>
                <w:noProof/>
                <w:webHidden/>
              </w:rPr>
            </w:r>
            <w:r w:rsidR="00B93FE2">
              <w:rPr>
                <w:noProof/>
                <w:webHidden/>
              </w:rPr>
              <w:fldChar w:fldCharType="separate"/>
            </w:r>
            <w:r w:rsidR="00951D47">
              <w:rPr>
                <w:noProof/>
                <w:webHidden/>
              </w:rPr>
              <w:t>27</w:t>
            </w:r>
            <w:r w:rsidR="00B93FE2">
              <w:rPr>
                <w:noProof/>
                <w:webHidden/>
              </w:rPr>
              <w:fldChar w:fldCharType="end"/>
            </w:r>
          </w:hyperlink>
        </w:p>
        <w:p w14:paraId="1F1C6949"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05" w:history="1">
            <w:r w:rsidR="00B93FE2" w:rsidRPr="00055E18">
              <w:rPr>
                <w:rStyle w:val="ae"/>
                <w:noProof/>
              </w:rPr>
              <w:t xml:space="preserve">3.7 </w:t>
            </w:r>
            <w:r w:rsidR="00B93FE2" w:rsidRPr="00055E18">
              <w:rPr>
                <w:rStyle w:val="ae"/>
                <w:noProof/>
              </w:rPr>
              <w:t>输入和输出</w:t>
            </w:r>
            <w:r w:rsidR="00B93FE2">
              <w:rPr>
                <w:noProof/>
                <w:webHidden/>
              </w:rPr>
              <w:tab/>
            </w:r>
            <w:r w:rsidR="00B93FE2">
              <w:rPr>
                <w:noProof/>
                <w:webHidden/>
              </w:rPr>
              <w:fldChar w:fldCharType="begin"/>
            </w:r>
            <w:r w:rsidR="00B93FE2">
              <w:rPr>
                <w:noProof/>
                <w:webHidden/>
              </w:rPr>
              <w:instrText xml:space="preserve"> PAGEREF _Toc480753605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1FFFDBE1"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06" w:history="1">
            <w:r w:rsidR="00B93FE2" w:rsidRPr="00055E18">
              <w:rPr>
                <w:rStyle w:val="ae"/>
                <w:noProof/>
              </w:rPr>
              <w:t xml:space="preserve">3.8 </w:t>
            </w:r>
            <w:r w:rsidR="00B93FE2" w:rsidRPr="00055E18">
              <w:rPr>
                <w:rStyle w:val="ae"/>
                <w:noProof/>
              </w:rPr>
              <w:t>数据库特性</w:t>
            </w:r>
            <w:r w:rsidR="00B93FE2">
              <w:rPr>
                <w:noProof/>
                <w:webHidden/>
              </w:rPr>
              <w:tab/>
            </w:r>
            <w:r w:rsidR="00B93FE2">
              <w:rPr>
                <w:noProof/>
                <w:webHidden/>
              </w:rPr>
              <w:fldChar w:fldCharType="begin"/>
            </w:r>
            <w:r w:rsidR="00B93FE2">
              <w:rPr>
                <w:noProof/>
                <w:webHidden/>
              </w:rPr>
              <w:instrText xml:space="preserve"> PAGEREF _Toc480753606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35A30FB8"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07" w:history="1">
            <w:r w:rsidR="00B93FE2" w:rsidRPr="00055E18">
              <w:rPr>
                <w:rStyle w:val="ae"/>
                <w:noProof/>
              </w:rPr>
              <w:t xml:space="preserve">3.9 </w:t>
            </w:r>
            <w:r w:rsidR="00B93FE2" w:rsidRPr="00055E18">
              <w:rPr>
                <w:rStyle w:val="ae"/>
                <w:noProof/>
              </w:rPr>
              <w:t>故障处理</w:t>
            </w:r>
            <w:r w:rsidR="00B93FE2">
              <w:rPr>
                <w:noProof/>
                <w:webHidden/>
              </w:rPr>
              <w:tab/>
            </w:r>
            <w:r w:rsidR="00B93FE2">
              <w:rPr>
                <w:noProof/>
                <w:webHidden/>
              </w:rPr>
              <w:fldChar w:fldCharType="begin"/>
            </w:r>
            <w:r w:rsidR="00B93FE2">
              <w:rPr>
                <w:noProof/>
                <w:webHidden/>
              </w:rPr>
              <w:instrText xml:space="preserve"> PAGEREF _Toc480753607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4B9EDC89"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08" w:history="1">
            <w:r w:rsidR="00B93FE2" w:rsidRPr="00055E18">
              <w:rPr>
                <w:rStyle w:val="ae"/>
                <w:noProof/>
              </w:rPr>
              <w:t xml:space="preserve">3.10 </w:t>
            </w:r>
            <w:r w:rsidR="00B93FE2" w:rsidRPr="00055E18">
              <w:rPr>
                <w:rStyle w:val="ae"/>
                <w:noProof/>
              </w:rPr>
              <w:t>安全和保密</w:t>
            </w:r>
            <w:r w:rsidR="00B93FE2">
              <w:rPr>
                <w:noProof/>
                <w:webHidden/>
              </w:rPr>
              <w:tab/>
            </w:r>
            <w:r w:rsidR="00B93FE2">
              <w:rPr>
                <w:noProof/>
                <w:webHidden/>
              </w:rPr>
              <w:fldChar w:fldCharType="begin"/>
            </w:r>
            <w:r w:rsidR="00B93FE2">
              <w:rPr>
                <w:noProof/>
                <w:webHidden/>
              </w:rPr>
              <w:instrText xml:space="preserve"> PAGEREF _Toc480753608 \h </w:instrText>
            </w:r>
            <w:r w:rsidR="00B93FE2">
              <w:rPr>
                <w:noProof/>
                <w:webHidden/>
              </w:rPr>
            </w:r>
            <w:r w:rsidR="00B93FE2">
              <w:rPr>
                <w:noProof/>
                <w:webHidden/>
              </w:rPr>
              <w:fldChar w:fldCharType="separate"/>
            </w:r>
            <w:r w:rsidR="00951D47">
              <w:rPr>
                <w:noProof/>
                <w:webHidden/>
              </w:rPr>
              <w:t>30</w:t>
            </w:r>
            <w:r w:rsidR="00B93FE2">
              <w:rPr>
                <w:noProof/>
                <w:webHidden/>
              </w:rPr>
              <w:fldChar w:fldCharType="end"/>
            </w:r>
          </w:hyperlink>
        </w:p>
        <w:p w14:paraId="287F53AE" w14:textId="77777777" w:rsidR="00B93FE2" w:rsidRDefault="009E41A6">
          <w:pPr>
            <w:pStyle w:val="11"/>
            <w:tabs>
              <w:tab w:val="right" w:leader="dot" w:pos="8296"/>
            </w:tabs>
            <w:ind w:firstLine="480"/>
            <w:rPr>
              <w:rFonts w:asciiTheme="minorHAnsi" w:eastAsiaTheme="minorEastAsia" w:hAnsiTheme="minorHAnsi"/>
              <w:noProof/>
              <w:szCs w:val="24"/>
            </w:rPr>
          </w:pPr>
          <w:hyperlink w:anchor="_Toc480753609" w:history="1">
            <w:r w:rsidR="00B93FE2" w:rsidRPr="00055E18">
              <w:rPr>
                <w:rStyle w:val="ae"/>
                <w:noProof/>
              </w:rPr>
              <w:t xml:space="preserve">4 </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_Toc480753609 \h </w:instrText>
            </w:r>
            <w:r w:rsidR="00B93FE2">
              <w:rPr>
                <w:noProof/>
                <w:webHidden/>
              </w:rPr>
            </w:r>
            <w:r w:rsidR="00B93FE2">
              <w:rPr>
                <w:noProof/>
                <w:webHidden/>
              </w:rPr>
              <w:fldChar w:fldCharType="separate"/>
            </w:r>
            <w:r w:rsidR="00951D47">
              <w:rPr>
                <w:noProof/>
                <w:webHidden/>
              </w:rPr>
              <w:t>31</w:t>
            </w:r>
            <w:r w:rsidR="00B93FE2">
              <w:rPr>
                <w:noProof/>
                <w:webHidden/>
              </w:rPr>
              <w:fldChar w:fldCharType="end"/>
            </w:r>
          </w:hyperlink>
        </w:p>
        <w:p w14:paraId="37BA00DF"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0" w:history="1">
            <w:r w:rsidR="00B93FE2" w:rsidRPr="00055E18">
              <w:rPr>
                <w:rStyle w:val="ae"/>
                <w:noProof/>
              </w:rPr>
              <w:t>4.1 IOC</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_Toc480753610 \h </w:instrText>
            </w:r>
            <w:r w:rsidR="00B93FE2">
              <w:rPr>
                <w:noProof/>
                <w:webHidden/>
              </w:rPr>
            </w:r>
            <w:r w:rsidR="00B93FE2">
              <w:rPr>
                <w:noProof/>
                <w:webHidden/>
              </w:rPr>
              <w:fldChar w:fldCharType="separate"/>
            </w:r>
            <w:r w:rsidR="00951D47">
              <w:rPr>
                <w:noProof/>
                <w:webHidden/>
              </w:rPr>
              <w:t>31</w:t>
            </w:r>
            <w:r w:rsidR="00B93FE2">
              <w:rPr>
                <w:noProof/>
                <w:webHidden/>
              </w:rPr>
              <w:fldChar w:fldCharType="end"/>
            </w:r>
          </w:hyperlink>
        </w:p>
        <w:p w14:paraId="75C02980"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1" w:history="1">
            <w:r w:rsidR="00B93FE2" w:rsidRPr="00055E18">
              <w:rPr>
                <w:rStyle w:val="ae"/>
                <w:noProof/>
              </w:rPr>
              <w:t xml:space="preserve">4.2 </w:t>
            </w:r>
            <w:r w:rsidR="00B93FE2" w:rsidRPr="00055E18">
              <w:rPr>
                <w:rStyle w:val="ae"/>
                <w:noProof/>
              </w:rPr>
              <w:t>配置时序图</w:t>
            </w:r>
            <w:r w:rsidR="00B93FE2">
              <w:rPr>
                <w:noProof/>
                <w:webHidden/>
              </w:rPr>
              <w:tab/>
            </w:r>
            <w:r w:rsidR="00B93FE2">
              <w:rPr>
                <w:noProof/>
                <w:webHidden/>
              </w:rPr>
              <w:fldChar w:fldCharType="begin"/>
            </w:r>
            <w:r w:rsidR="00B93FE2">
              <w:rPr>
                <w:noProof/>
                <w:webHidden/>
              </w:rPr>
              <w:instrText xml:space="preserve"> PAGEREF _Toc480753611 \h </w:instrText>
            </w:r>
            <w:r w:rsidR="00B93FE2">
              <w:rPr>
                <w:noProof/>
                <w:webHidden/>
              </w:rPr>
            </w:r>
            <w:r w:rsidR="00B93FE2">
              <w:rPr>
                <w:noProof/>
                <w:webHidden/>
              </w:rPr>
              <w:fldChar w:fldCharType="separate"/>
            </w:r>
            <w:r w:rsidR="00951D47">
              <w:rPr>
                <w:noProof/>
                <w:webHidden/>
              </w:rPr>
              <w:t>32</w:t>
            </w:r>
            <w:r w:rsidR="00B93FE2">
              <w:rPr>
                <w:noProof/>
                <w:webHidden/>
              </w:rPr>
              <w:fldChar w:fldCharType="end"/>
            </w:r>
          </w:hyperlink>
        </w:p>
        <w:p w14:paraId="68050012"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2" w:history="1">
            <w:r w:rsidR="00B93FE2" w:rsidRPr="00055E18">
              <w:rPr>
                <w:rStyle w:val="ae"/>
                <w:noProof/>
              </w:rPr>
              <w:t xml:space="preserve">4.3 </w:t>
            </w:r>
            <w:r w:rsidR="00B93FE2" w:rsidRPr="00055E18">
              <w:rPr>
                <w:rStyle w:val="ae"/>
                <w:noProof/>
              </w:rPr>
              <w:t>数据库增加时序图</w:t>
            </w:r>
            <w:r w:rsidR="00B93FE2">
              <w:rPr>
                <w:noProof/>
                <w:webHidden/>
              </w:rPr>
              <w:tab/>
            </w:r>
            <w:r w:rsidR="00B93FE2">
              <w:rPr>
                <w:noProof/>
                <w:webHidden/>
              </w:rPr>
              <w:fldChar w:fldCharType="begin"/>
            </w:r>
            <w:r w:rsidR="00B93FE2">
              <w:rPr>
                <w:noProof/>
                <w:webHidden/>
              </w:rPr>
              <w:instrText xml:space="preserve"> PAGEREF _Toc480753612 \h </w:instrText>
            </w:r>
            <w:r w:rsidR="00B93FE2">
              <w:rPr>
                <w:noProof/>
                <w:webHidden/>
              </w:rPr>
            </w:r>
            <w:r w:rsidR="00B93FE2">
              <w:rPr>
                <w:noProof/>
                <w:webHidden/>
              </w:rPr>
              <w:fldChar w:fldCharType="separate"/>
            </w:r>
            <w:r w:rsidR="00951D47">
              <w:rPr>
                <w:noProof/>
                <w:webHidden/>
              </w:rPr>
              <w:t>33</w:t>
            </w:r>
            <w:r w:rsidR="00B93FE2">
              <w:rPr>
                <w:noProof/>
                <w:webHidden/>
              </w:rPr>
              <w:fldChar w:fldCharType="end"/>
            </w:r>
          </w:hyperlink>
        </w:p>
        <w:p w14:paraId="22E09406"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3" w:history="1">
            <w:r w:rsidR="00B93FE2" w:rsidRPr="00055E18">
              <w:rPr>
                <w:rStyle w:val="ae"/>
                <w:noProof/>
              </w:rPr>
              <w:t xml:space="preserve">4.4 </w:t>
            </w:r>
            <w:r w:rsidR="00B93FE2" w:rsidRPr="00055E18">
              <w:rPr>
                <w:rStyle w:val="ae"/>
                <w:noProof/>
              </w:rPr>
              <w:t>数据库删除时序图</w:t>
            </w:r>
            <w:r w:rsidR="00B93FE2">
              <w:rPr>
                <w:noProof/>
                <w:webHidden/>
              </w:rPr>
              <w:tab/>
            </w:r>
            <w:r w:rsidR="00B93FE2">
              <w:rPr>
                <w:noProof/>
                <w:webHidden/>
              </w:rPr>
              <w:fldChar w:fldCharType="begin"/>
            </w:r>
            <w:r w:rsidR="00B93FE2">
              <w:rPr>
                <w:noProof/>
                <w:webHidden/>
              </w:rPr>
              <w:instrText xml:space="preserve"> PAGEREF _Toc480753613 \h </w:instrText>
            </w:r>
            <w:r w:rsidR="00B93FE2">
              <w:rPr>
                <w:noProof/>
                <w:webHidden/>
              </w:rPr>
            </w:r>
            <w:r w:rsidR="00B93FE2">
              <w:rPr>
                <w:noProof/>
                <w:webHidden/>
              </w:rPr>
              <w:fldChar w:fldCharType="separate"/>
            </w:r>
            <w:r w:rsidR="00951D47">
              <w:rPr>
                <w:noProof/>
                <w:webHidden/>
              </w:rPr>
              <w:t>33</w:t>
            </w:r>
            <w:r w:rsidR="00B93FE2">
              <w:rPr>
                <w:noProof/>
                <w:webHidden/>
              </w:rPr>
              <w:fldChar w:fldCharType="end"/>
            </w:r>
          </w:hyperlink>
        </w:p>
        <w:p w14:paraId="1C9B69B9"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4" w:history="1">
            <w:r w:rsidR="00B93FE2" w:rsidRPr="00055E18">
              <w:rPr>
                <w:rStyle w:val="ae"/>
                <w:noProof/>
              </w:rPr>
              <w:t xml:space="preserve">4.5 </w:t>
            </w:r>
            <w:r w:rsidR="00B93FE2" w:rsidRPr="00055E18">
              <w:rPr>
                <w:rStyle w:val="ae"/>
                <w:noProof/>
              </w:rPr>
              <w:t>数据库查询时序图</w:t>
            </w:r>
            <w:r w:rsidR="00B93FE2">
              <w:rPr>
                <w:noProof/>
                <w:webHidden/>
              </w:rPr>
              <w:tab/>
            </w:r>
            <w:r w:rsidR="00B93FE2">
              <w:rPr>
                <w:noProof/>
                <w:webHidden/>
              </w:rPr>
              <w:fldChar w:fldCharType="begin"/>
            </w:r>
            <w:r w:rsidR="00B93FE2">
              <w:rPr>
                <w:noProof/>
                <w:webHidden/>
              </w:rPr>
              <w:instrText xml:space="preserve"> PAGEREF _Toc480753614 \h </w:instrText>
            </w:r>
            <w:r w:rsidR="00B93FE2">
              <w:rPr>
                <w:noProof/>
                <w:webHidden/>
              </w:rPr>
            </w:r>
            <w:r w:rsidR="00B93FE2">
              <w:rPr>
                <w:noProof/>
                <w:webHidden/>
              </w:rPr>
              <w:fldChar w:fldCharType="separate"/>
            </w:r>
            <w:r w:rsidR="00951D47">
              <w:rPr>
                <w:noProof/>
                <w:webHidden/>
              </w:rPr>
              <w:t>34</w:t>
            </w:r>
            <w:r w:rsidR="00B93FE2">
              <w:rPr>
                <w:noProof/>
                <w:webHidden/>
              </w:rPr>
              <w:fldChar w:fldCharType="end"/>
            </w:r>
          </w:hyperlink>
        </w:p>
        <w:p w14:paraId="113392E3"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5" w:history="1">
            <w:r w:rsidR="00B93FE2" w:rsidRPr="00055E18">
              <w:rPr>
                <w:rStyle w:val="ae"/>
                <w:noProof/>
              </w:rPr>
              <w:t xml:space="preserve">4.6 </w:t>
            </w:r>
            <w:r w:rsidR="00B93FE2" w:rsidRPr="00055E18">
              <w:rPr>
                <w:rStyle w:val="ae"/>
                <w:noProof/>
              </w:rPr>
              <w:t>数据库修改时序图</w:t>
            </w:r>
            <w:r w:rsidR="00B93FE2">
              <w:rPr>
                <w:noProof/>
                <w:webHidden/>
              </w:rPr>
              <w:tab/>
            </w:r>
            <w:r w:rsidR="00B93FE2">
              <w:rPr>
                <w:noProof/>
                <w:webHidden/>
              </w:rPr>
              <w:fldChar w:fldCharType="begin"/>
            </w:r>
            <w:r w:rsidR="00B93FE2">
              <w:rPr>
                <w:noProof/>
                <w:webHidden/>
              </w:rPr>
              <w:instrText xml:space="preserve"> PAGEREF _Toc480753615 \h </w:instrText>
            </w:r>
            <w:r w:rsidR="00B93FE2">
              <w:rPr>
                <w:noProof/>
                <w:webHidden/>
              </w:rPr>
            </w:r>
            <w:r w:rsidR="00B93FE2">
              <w:rPr>
                <w:noProof/>
                <w:webHidden/>
              </w:rPr>
              <w:fldChar w:fldCharType="separate"/>
            </w:r>
            <w:r w:rsidR="00951D47">
              <w:rPr>
                <w:noProof/>
                <w:webHidden/>
              </w:rPr>
              <w:t>34</w:t>
            </w:r>
            <w:r w:rsidR="00B93FE2">
              <w:rPr>
                <w:noProof/>
                <w:webHidden/>
              </w:rPr>
              <w:fldChar w:fldCharType="end"/>
            </w:r>
          </w:hyperlink>
        </w:p>
        <w:p w14:paraId="0296B62E"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6" w:history="1">
            <w:r w:rsidR="00B93FE2" w:rsidRPr="00055E18">
              <w:rPr>
                <w:rStyle w:val="ae"/>
                <w:noProof/>
              </w:rPr>
              <w:t xml:space="preserve">4.7 </w:t>
            </w:r>
            <w:r w:rsidR="00B93FE2" w:rsidRPr="00055E18">
              <w:rPr>
                <w:rStyle w:val="ae"/>
                <w:noProof/>
              </w:rPr>
              <w:t>请求响应时序图</w:t>
            </w:r>
            <w:r w:rsidR="00B93FE2">
              <w:rPr>
                <w:noProof/>
                <w:webHidden/>
              </w:rPr>
              <w:tab/>
            </w:r>
            <w:r w:rsidR="00B93FE2">
              <w:rPr>
                <w:noProof/>
                <w:webHidden/>
              </w:rPr>
              <w:fldChar w:fldCharType="begin"/>
            </w:r>
            <w:r w:rsidR="00B93FE2">
              <w:rPr>
                <w:noProof/>
                <w:webHidden/>
              </w:rPr>
              <w:instrText xml:space="preserve"> PAGEREF _Toc480753616 \h </w:instrText>
            </w:r>
            <w:r w:rsidR="00B93FE2">
              <w:rPr>
                <w:noProof/>
                <w:webHidden/>
              </w:rPr>
            </w:r>
            <w:r w:rsidR="00B93FE2">
              <w:rPr>
                <w:noProof/>
                <w:webHidden/>
              </w:rPr>
              <w:fldChar w:fldCharType="separate"/>
            </w:r>
            <w:r w:rsidR="00951D47">
              <w:rPr>
                <w:noProof/>
                <w:webHidden/>
              </w:rPr>
              <w:t>35</w:t>
            </w:r>
            <w:r w:rsidR="00B93FE2">
              <w:rPr>
                <w:noProof/>
                <w:webHidden/>
              </w:rPr>
              <w:fldChar w:fldCharType="end"/>
            </w:r>
          </w:hyperlink>
        </w:p>
        <w:p w14:paraId="6AD7C086"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7" w:history="1">
            <w:r w:rsidR="00B93FE2" w:rsidRPr="00055E18">
              <w:rPr>
                <w:rStyle w:val="ae"/>
                <w:noProof/>
              </w:rPr>
              <w:t xml:space="preserve">4.8 </w:t>
            </w:r>
            <w:r w:rsidR="00B93FE2" w:rsidRPr="00055E18">
              <w:rPr>
                <w:rStyle w:val="ae"/>
                <w:noProof/>
                <w:kern w:val="0"/>
              </w:rPr>
              <w:t>拦截请求</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_Toc480753617 \h </w:instrText>
            </w:r>
            <w:r w:rsidR="00B93FE2">
              <w:rPr>
                <w:noProof/>
                <w:webHidden/>
              </w:rPr>
            </w:r>
            <w:r w:rsidR="00B93FE2">
              <w:rPr>
                <w:noProof/>
                <w:webHidden/>
              </w:rPr>
              <w:fldChar w:fldCharType="separate"/>
            </w:r>
            <w:r w:rsidR="00951D47">
              <w:rPr>
                <w:noProof/>
                <w:webHidden/>
              </w:rPr>
              <w:t>35</w:t>
            </w:r>
            <w:r w:rsidR="00B93FE2">
              <w:rPr>
                <w:noProof/>
                <w:webHidden/>
              </w:rPr>
              <w:fldChar w:fldCharType="end"/>
            </w:r>
          </w:hyperlink>
        </w:p>
        <w:p w14:paraId="7201CF43" w14:textId="77777777" w:rsidR="00B93FE2" w:rsidRDefault="009E41A6">
          <w:pPr>
            <w:pStyle w:val="11"/>
            <w:tabs>
              <w:tab w:val="right" w:leader="dot" w:pos="8296"/>
            </w:tabs>
            <w:ind w:firstLine="480"/>
            <w:rPr>
              <w:rFonts w:asciiTheme="minorHAnsi" w:eastAsiaTheme="minorEastAsia" w:hAnsiTheme="minorHAnsi"/>
              <w:noProof/>
              <w:szCs w:val="24"/>
            </w:rPr>
          </w:pPr>
          <w:hyperlink w:anchor="_Toc480753618" w:history="1">
            <w:r w:rsidR="00B93FE2" w:rsidRPr="00055E18">
              <w:rPr>
                <w:rStyle w:val="ae"/>
                <w:noProof/>
              </w:rPr>
              <w:t xml:space="preserve">5 </w:t>
            </w:r>
            <w:r w:rsidR="00B93FE2" w:rsidRPr="00055E18">
              <w:rPr>
                <w:rStyle w:val="ae"/>
                <w:noProof/>
              </w:rPr>
              <w:t>状态图</w:t>
            </w:r>
            <w:r w:rsidR="00B93FE2">
              <w:rPr>
                <w:noProof/>
                <w:webHidden/>
              </w:rPr>
              <w:tab/>
            </w:r>
            <w:r w:rsidR="00B93FE2">
              <w:rPr>
                <w:noProof/>
                <w:webHidden/>
              </w:rPr>
              <w:fldChar w:fldCharType="begin"/>
            </w:r>
            <w:r w:rsidR="00B93FE2">
              <w:rPr>
                <w:noProof/>
                <w:webHidden/>
              </w:rPr>
              <w:instrText xml:space="preserve"> PAGEREF _Toc480753618 \h </w:instrText>
            </w:r>
            <w:r w:rsidR="00B93FE2">
              <w:rPr>
                <w:noProof/>
                <w:webHidden/>
              </w:rPr>
            </w:r>
            <w:r w:rsidR="00B93FE2">
              <w:rPr>
                <w:noProof/>
                <w:webHidden/>
              </w:rPr>
              <w:fldChar w:fldCharType="separate"/>
            </w:r>
            <w:r w:rsidR="00951D47">
              <w:rPr>
                <w:noProof/>
                <w:webHidden/>
              </w:rPr>
              <w:t>36</w:t>
            </w:r>
            <w:r w:rsidR="00B93FE2">
              <w:rPr>
                <w:noProof/>
                <w:webHidden/>
              </w:rPr>
              <w:fldChar w:fldCharType="end"/>
            </w:r>
          </w:hyperlink>
        </w:p>
        <w:p w14:paraId="4A79348D"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19" w:history="1">
            <w:r w:rsidR="00B93FE2" w:rsidRPr="00055E18">
              <w:rPr>
                <w:rStyle w:val="ae"/>
                <w:noProof/>
              </w:rPr>
              <w:t>5.1</w:t>
            </w:r>
            <w:r w:rsidR="00B93FE2" w:rsidRPr="00055E18">
              <w:rPr>
                <w:rStyle w:val="ae"/>
                <w:noProof/>
              </w:rPr>
              <w:t>数据库模块状态图</w:t>
            </w:r>
            <w:r w:rsidR="00B93FE2">
              <w:rPr>
                <w:noProof/>
                <w:webHidden/>
              </w:rPr>
              <w:tab/>
            </w:r>
            <w:r w:rsidR="00B93FE2">
              <w:rPr>
                <w:noProof/>
                <w:webHidden/>
              </w:rPr>
              <w:fldChar w:fldCharType="begin"/>
            </w:r>
            <w:r w:rsidR="00B93FE2">
              <w:rPr>
                <w:noProof/>
                <w:webHidden/>
              </w:rPr>
              <w:instrText xml:space="preserve"> PAGEREF _Toc480753619 \h </w:instrText>
            </w:r>
            <w:r w:rsidR="00B93FE2">
              <w:rPr>
                <w:noProof/>
                <w:webHidden/>
              </w:rPr>
            </w:r>
            <w:r w:rsidR="00B93FE2">
              <w:rPr>
                <w:noProof/>
                <w:webHidden/>
              </w:rPr>
              <w:fldChar w:fldCharType="separate"/>
            </w:r>
            <w:r w:rsidR="00951D47">
              <w:rPr>
                <w:noProof/>
                <w:webHidden/>
              </w:rPr>
              <w:t>36</w:t>
            </w:r>
            <w:r w:rsidR="00B93FE2">
              <w:rPr>
                <w:noProof/>
                <w:webHidden/>
              </w:rPr>
              <w:fldChar w:fldCharType="end"/>
            </w:r>
          </w:hyperlink>
        </w:p>
        <w:p w14:paraId="26E1DEC4"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20" w:history="1">
            <w:r w:rsidR="00B93FE2" w:rsidRPr="00055E18">
              <w:rPr>
                <w:rStyle w:val="ae"/>
                <w:noProof/>
              </w:rPr>
              <w:t>5.2 Blade</w:t>
            </w:r>
            <w:r w:rsidR="00B93FE2" w:rsidRPr="00055E18">
              <w:rPr>
                <w:rStyle w:val="ae"/>
                <w:noProof/>
              </w:rPr>
              <w:t>框架状态图</w:t>
            </w:r>
            <w:r w:rsidR="00B93FE2">
              <w:rPr>
                <w:noProof/>
                <w:webHidden/>
              </w:rPr>
              <w:tab/>
            </w:r>
            <w:r w:rsidR="00B93FE2">
              <w:rPr>
                <w:noProof/>
                <w:webHidden/>
              </w:rPr>
              <w:fldChar w:fldCharType="begin"/>
            </w:r>
            <w:r w:rsidR="00B93FE2">
              <w:rPr>
                <w:noProof/>
                <w:webHidden/>
              </w:rPr>
              <w:instrText xml:space="preserve"> PAGEREF _Toc480753620 \h </w:instrText>
            </w:r>
            <w:r w:rsidR="00B93FE2">
              <w:rPr>
                <w:noProof/>
                <w:webHidden/>
              </w:rPr>
            </w:r>
            <w:r w:rsidR="00B93FE2">
              <w:rPr>
                <w:noProof/>
                <w:webHidden/>
              </w:rPr>
              <w:fldChar w:fldCharType="separate"/>
            </w:r>
            <w:r w:rsidR="00951D47">
              <w:rPr>
                <w:noProof/>
                <w:webHidden/>
              </w:rPr>
              <w:t>37</w:t>
            </w:r>
            <w:r w:rsidR="00B93FE2">
              <w:rPr>
                <w:noProof/>
                <w:webHidden/>
              </w:rPr>
              <w:fldChar w:fldCharType="end"/>
            </w:r>
          </w:hyperlink>
        </w:p>
        <w:p w14:paraId="422BBB00" w14:textId="77777777" w:rsidR="00B93FE2" w:rsidRDefault="009E41A6">
          <w:pPr>
            <w:pStyle w:val="11"/>
            <w:tabs>
              <w:tab w:val="right" w:leader="dot" w:pos="8296"/>
            </w:tabs>
            <w:ind w:firstLine="480"/>
            <w:rPr>
              <w:rFonts w:asciiTheme="minorHAnsi" w:eastAsiaTheme="minorEastAsia" w:hAnsiTheme="minorHAnsi"/>
              <w:noProof/>
              <w:szCs w:val="24"/>
            </w:rPr>
          </w:pPr>
          <w:hyperlink w:anchor="_Toc480753621" w:history="1">
            <w:r w:rsidR="00B93FE2" w:rsidRPr="00055E18">
              <w:rPr>
                <w:rStyle w:val="ae"/>
                <w:noProof/>
              </w:rPr>
              <w:t xml:space="preserve">6 </w:t>
            </w:r>
            <w:r w:rsidR="00B93FE2" w:rsidRPr="00055E18">
              <w:rPr>
                <w:rStyle w:val="ae"/>
                <w:noProof/>
              </w:rPr>
              <w:t>改进方案设想</w:t>
            </w:r>
            <w:r w:rsidR="00B93FE2">
              <w:rPr>
                <w:noProof/>
                <w:webHidden/>
              </w:rPr>
              <w:tab/>
            </w:r>
            <w:r w:rsidR="00B93FE2">
              <w:rPr>
                <w:noProof/>
                <w:webHidden/>
              </w:rPr>
              <w:fldChar w:fldCharType="begin"/>
            </w:r>
            <w:r w:rsidR="00B93FE2">
              <w:rPr>
                <w:noProof/>
                <w:webHidden/>
              </w:rPr>
              <w:instrText xml:space="preserve"> PAGEREF _Toc480753621 \h </w:instrText>
            </w:r>
            <w:r w:rsidR="00B93FE2">
              <w:rPr>
                <w:noProof/>
                <w:webHidden/>
              </w:rPr>
            </w:r>
            <w:r w:rsidR="00B93FE2">
              <w:rPr>
                <w:noProof/>
                <w:webHidden/>
              </w:rPr>
              <w:fldChar w:fldCharType="separate"/>
            </w:r>
            <w:r w:rsidR="00951D47">
              <w:rPr>
                <w:noProof/>
                <w:webHidden/>
              </w:rPr>
              <w:t>38</w:t>
            </w:r>
            <w:r w:rsidR="00B93FE2">
              <w:rPr>
                <w:noProof/>
                <w:webHidden/>
              </w:rPr>
              <w:fldChar w:fldCharType="end"/>
            </w:r>
          </w:hyperlink>
        </w:p>
        <w:p w14:paraId="22B1D8E0"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22" w:history="1">
            <w:r w:rsidR="00B93FE2" w:rsidRPr="00055E18">
              <w:rPr>
                <w:rStyle w:val="ae"/>
                <w:noProof/>
              </w:rPr>
              <w:t xml:space="preserve">6.1 </w:t>
            </w:r>
            <w:r w:rsidR="00B93FE2" w:rsidRPr="00055E18">
              <w:rPr>
                <w:rStyle w:val="ae"/>
                <w:noProof/>
              </w:rPr>
              <w:t>需求描述</w:t>
            </w:r>
            <w:r w:rsidR="00B93FE2">
              <w:rPr>
                <w:noProof/>
                <w:webHidden/>
              </w:rPr>
              <w:tab/>
            </w:r>
            <w:r w:rsidR="00B93FE2">
              <w:rPr>
                <w:noProof/>
                <w:webHidden/>
              </w:rPr>
              <w:fldChar w:fldCharType="begin"/>
            </w:r>
            <w:r w:rsidR="00B93FE2">
              <w:rPr>
                <w:noProof/>
                <w:webHidden/>
              </w:rPr>
              <w:instrText xml:space="preserve"> PAGEREF _Toc480753622 \h </w:instrText>
            </w:r>
            <w:r w:rsidR="00B93FE2">
              <w:rPr>
                <w:noProof/>
                <w:webHidden/>
              </w:rPr>
            </w:r>
            <w:r w:rsidR="00B93FE2">
              <w:rPr>
                <w:noProof/>
                <w:webHidden/>
              </w:rPr>
              <w:fldChar w:fldCharType="separate"/>
            </w:r>
            <w:r w:rsidR="00951D47">
              <w:rPr>
                <w:noProof/>
                <w:webHidden/>
              </w:rPr>
              <w:t>38</w:t>
            </w:r>
            <w:r w:rsidR="00B93FE2">
              <w:rPr>
                <w:noProof/>
                <w:webHidden/>
              </w:rPr>
              <w:fldChar w:fldCharType="end"/>
            </w:r>
          </w:hyperlink>
        </w:p>
        <w:p w14:paraId="1BD9D61B"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23" w:history="1">
            <w:r w:rsidR="00B93FE2" w:rsidRPr="00055E18">
              <w:rPr>
                <w:rStyle w:val="ae"/>
                <w:noProof/>
              </w:rPr>
              <w:t xml:space="preserve">6.2 </w:t>
            </w:r>
            <w:r w:rsidR="00B93FE2" w:rsidRPr="00055E18">
              <w:rPr>
                <w:rStyle w:val="ae"/>
                <w:noProof/>
              </w:rPr>
              <w:t>技术方案</w:t>
            </w:r>
            <w:r w:rsidR="00B93FE2">
              <w:rPr>
                <w:noProof/>
                <w:webHidden/>
              </w:rPr>
              <w:tab/>
            </w:r>
            <w:r w:rsidR="00B93FE2">
              <w:rPr>
                <w:noProof/>
                <w:webHidden/>
              </w:rPr>
              <w:fldChar w:fldCharType="begin"/>
            </w:r>
            <w:r w:rsidR="00B93FE2">
              <w:rPr>
                <w:noProof/>
                <w:webHidden/>
              </w:rPr>
              <w:instrText xml:space="preserve"> PAGEREF _Toc480753623 \h </w:instrText>
            </w:r>
            <w:r w:rsidR="00B93FE2">
              <w:rPr>
                <w:noProof/>
                <w:webHidden/>
              </w:rPr>
            </w:r>
            <w:r w:rsidR="00B93FE2">
              <w:rPr>
                <w:noProof/>
                <w:webHidden/>
              </w:rPr>
              <w:fldChar w:fldCharType="separate"/>
            </w:r>
            <w:r w:rsidR="00951D47">
              <w:rPr>
                <w:noProof/>
                <w:webHidden/>
              </w:rPr>
              <w:t>39</w:t>
            </w:r>
            <w:r w:rsidR="00B93FE2">
              <w:rPr>
                <w:noProof/>
                <w:webHidden/>
              </w:rPr>
              <w:fldChar w:fldCharType="end"/>
            </w:r>
          </w:hyperlink>
        </w:p>
        <w:p w14:paraId="0EF77D4A"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24" w:history="1">
            <w:r w:rsidR="00B93FE2" w:rsidRPr="00055E18">
              <w:rPr>
                <w:rStyle w:val="ae"/>
                <w:noProof/>
              </w:rPr>
              <w:t>6.3 RUCM</w:t>
            </w:r>
            <w:r w:rsidR="00B93FE2" w:rsidRPr="00055E18">
              <w:rPr>
                <w:rStyle w:val="ae"/>
                <w:noProof/>
              </w:rPr>
              <w:t>建模</w:t>
            </w:r>
            <w:r w:rsidR="00B93FE2">
              <w:rPr>
                <w:noProof/>
                <w:webHidden/>
              </w:rPr>
              <w:tab/>
            </w:r>
            <w:r w:rsidR="00B93FE2">
              <w:rPr>
                <w:noProof/>
                <w:webHidden/>
              </w:rPr>
              <w:fldChar w:fldCharType="begin"/>
            </w:r>
            <w:r w:rsidR="00B93FE2">
              <w:rPr>
                <w:noProof/>
                <w:webHidden/>
              </w:rPr>
              <w:instrText xml:space="preserve"> PAGEREF _Toc480753624 \h </w:instrText>
            </w:r>
            <w:r w:rsidR="00B93FE2">
              <w:rPr>
                <w:noProof/>
                <w:webHidden/>
              </w:rPr>
            </w:r>
            <w:r w:rsidR="00B93FE2">
              <w:rPr>
                <w:noProof/>
                <w:webHidden/>
              </w:rPr>
              <w:fldChar w:fldCharType="separate"/>
            </w:r>
            <w:r w:rsidR="00951D47">
              <w:rPr>
                <w:noProof/>
                <w:webHidden/>
              </w:rPr>
              <w:t>39</w:t>
            </w:r>
            <w:r w:rsidR="00B93FE2">
              <w:rPr>
                <w:noProof/>
                <w:webHidden/>
              </w:rPr>
              <w:fldChar w:fldCharType="end"/>
            </w:r>
          </w:hyperlink>
        </w:p>
        <w:p w14:paraId="478E2B31" w14:textId="77777777" w:rsidR="00B93FE2" w:rsidRDefault="009E41A6">
          <w:pPr>
            <w:pStyle w:val="21"/>
            <w:tabs>
              <w:tab w:val="right" w:leader="dot" w:pos="8296"/>
            </w:tabs>
            <w:ind w:left="480" w:firstLine="480"/>
            <w:rPr>
              <w:rFonts w:asciiTheme="minorHAnsi" w:eastAsiaTheme="minorEastAsia" w:hAnsiTheme="minorHAnsi"/>
              <w:noProof/>
              <w:szCs w:val="24"/>
            </w:rPr>
          </w:pPr>
          <w:hyperlink w:anchor="_Toc480753625" w:history="1">
            <w:r w:rsidR="00B93FE2" w:rsidRPr="00055E18">
              <w:rPr>
                <w:rStyle w:val="ae"/>
                <w:noProof/>
              </w:rPr>
              <w:t xml:space="preserve">6.4 </w:t>
            </w:r>
            <w:r w:rsidR="00B93FE2" w:rsidRPr="00055E18">
              <w:rPr>
                <w:rStyle w:val="ae"/>
                <w:noProof/>
              </w:rPr>
              <w:t>测试用例类图</w:t>
            </w:r>
            <w:r w:rsidR="00B93FE2">
              <w:rPr>
                <w:noProof/>
                <w:webHidden/>
              </w:rPr>
              <w:tab/>
            </w:r>
            <w:r w:rsidR="00B93FE2">
              <w:rPr>
                <w:noProof/>
                <w:webHidden/>
              </w:rPr>
              <w:fldChar w:fldCharType="begin"/>
            </w:r>
            <w:r w:rsidR="00B93FE2">
              <w:rPr>
                <w:noProof/>
                <w:webHidden/>
              </w:rPr>
              <w:instrText xml:space="preserve"> PAGEREF _Toc480753625 \h </w:instrText>
            </w:r>
            <w:r w:rsidR="00B93FE2">
              <w:rPr>
                <w:noProof/>
                <w:webHidden/>
              </w:rPr>
            </w:r>
            <w:r w:rsidR="00B93FE2">
              <w:rPr>
                <w:noProof/>
                <w:webHidden/>
              </w:rPr>
              <w:fldChar w:fldCharType="separate"/>
            </w:r>
            <w:r w:rsidR="00951D47">
              <w:rPr>
                <w:noProof/>
                <w:webHidden/>
              </w:rPr>
              <w:t>41</w:t>
            </w:r>
            <w:r w:rsidR="00B93FE2">
              <w:rPr>
                <w:noProof/>
                <w:webHidden/>
              </w:rPr>
              <w:fldChar w:fldCharType="end"/>
            </w:r>
          </w:hyperlink>
        </w:p>
        <w:p w14:paraId="5D2E69CB" w14:textId="77777777" w:rsidR="004A3198" w:rsidRDefault="006225F2">
          <w:pPr>
            <w:ind w:firstLine="480"/>
          </w:pPr>
          <w:r>
            <w:rPr>
              <w:bCs/>
              <w:lang w:val="zh-CN"/>
            </w:rPr>
            <w:fldChar w:fldCharType="end"/>
          </w:r>
          <w:commentRangeEnd w:id="2"/>
          <w:r w:rsidR="0047459E">
            <w:rPr>
              <w:rStyle w:val="af5"/>
            </w:rPr>
            <w:commentReference w:id="2"/>
          </w:r>
        </w:p>
      </w:sdtContent>
    </w:sdt>
    <w:p w14:paraId="589D86E8" w14:textId="77777777" w:rsidR="004A3198" w:rsidRDefault="006225F2">
      <w:pPr>
        <w:ind w:firstLine="480"/>
        <w:sectPr w:rsidR="004A3198">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titlePg/>
          <w:docGrid w:type="lines" w:linePitch="326"/>
        </w:sectPr>
      </w:pPr>
      <w:r>
        <w:br w:type="page"/>
      </w:r>
    </w:p>
    <w:p w14:paraId="2E4D5D48" w14:textId="77777777" w:rsidR="004A3198" w:rsidRDefault="006225F2">
      <w:pPr>
        <w:pStyle w:val="ab"/>
        <w:ind w:firstLine="643"/>
      </w:pPr>
      <w:bookmarkStart w:id="3" w:name="_Toc479940684"/>
      <w:bookmarkStart w:id="4" w:name="_Toc480753578"/>
      <w:r>
        <w:rPr>
          <w:rFonts w:hint="eastAsia"/>
        </w:rPr>
        <w:lastRenderedPageBreak/>
        <w:t>软件需求分析说明书</w:t>
      </w:r>
      <w:bookmarkEnd w:id="3"/>
      <w:bookmarkEnd w:id="4"/>
    </w:p>
    <w:p w14:paraId="69005551" w14:textId="77777777" w:rsidR="004A3198" w:rsidRDefault="006225F2">
      <w:pPr>
        <w:pStyle w:val="1"/>
      </w:pPr>
      <w:bookmarkStart w:id="5" w:name="_Toc480753579"/>
      <w:r>
        <w:rPr>
          <w:rFonts w:hint="eastAsia"/>
        </w:rPr>
        <w:t xml:space="preserve">1 </w:t>
      </w:r>
      <w:r>
        <w:rPr>
          <w:rFonts w:hint="eastAsia"/>
        </w:rPr>
        <w:t>引言</w:t>
      </w:r>
      <w:bookmarkEnd w:id="5"/>
    </w:p>
    <w:p w14:paraId="4CD5ED2D" w14:textId="77777777" w:rsidR="004A3198" w:rsidRDefault="006225F2">
      <w:pPr>
        <w:pStyle w:val="2"/>
      </w:pPr>
      <w:bookmarkStart w:id="6" w:name="_Toc480753580"/>
      <w:r>
        <w:rPr>
          <w:rFonts w:hint="eastAsia"/>
        </w:rPr>
        <w:t xml:space="preserve">1.1 </w:t>
      </w:r>
      <w:r>
        <w:rPr>
          <w:rFonts w:hint="eastAsia"/>
        </w:rPr>
        <w:t>目的</w:t>
      </w:r>
      <w:bookmarkEnd w:id="6"/>
    </w:p>
    <w:p w14:paraId="45F8AEA4" w14:textId="12645569" w:rsidR="004A3198" w:rsidRDefault="00462930">
      <w:pPr>
        <w:ind w:firstLine="480"/>
      </w:pPr>
      <w:r>
        <w:rPr>
          <w:rFonts w:hint="eastAsia"/>
        </w:rPr>
        <w:t>本文档</w:t>
      </w:r>
      <w:r w:rsidR="00B012B0">
        <w:rPr>
          <w:rFonts w:hint="eastAsia"/>
        </w:rPr>
        <w:t>旨</w:t>
      </w:r>
      <w:r w:rsidR="006225F2">
        <w:rPr>
          <w:rFonts w:hint="eastAsia"/>
        </w:rPr>
        <w:t>在对</w:t>
      </w:r>
      <w:r w:rsidR="006225F2">
        <w:t>Blade</w:t>
      </w:r>
      <w:r w:rsidR="006225F2">
        <w:rPr>
          <w:rFonts w:hint="eastAsia"/>
        </w:rPr>
        <w:t>框架进行总体分析后，得出的对</w:t>
      </w:r>
      <w:r w:rsidR="006225F2">
        <w:t>Blade</w:t>
      </w:r>
      <w:r w:rsidR="006225F2">
        <w:rPr>
          <w:rFonts w:hint="eastAsia"/>
        </w:rPr>
        <w:t>框架系统的需求说明。</w:t>
      </w:r>
    </w:p>
    <w:p w14:paraId="70509481" w14:textId="77777777" w:rsidR="004A3198" w:rsidRDefault="006225F2">
      <w:pPr>
        <w:pStyle w:val="2"/>
      </w:pPr>
      <w:bookmarkStart w:id="7" w:name="_Toc480753581"/>
      <w:r>
        <w:rPr>
          <w:rFonts w:hint="eastAsia"/>
        </w:rPr>
        <w:t xml:space="preserve">1.2 </w:t>
      </w:r>
      <w:r>
        <w:rPr>
          <w:rFonts w:hint="eastAsia"/>
        </w:rPr>
        <w:t>文档约定</w:t>
      </w:r>
      <w:bookmarkEnd w:id="7"/>
    </w:p>
    <w:p w14:paraId="5E5E0B47" w14:textId="77777777" w:rsidR="004A3198" w:rsidRDefault="006225F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 xml:space="preserve">IEEE </w:t>
      </w:r>
      <w:proofErr w:type="spellStart"/>
      <w:r>
        <w:rPr>
          <w:rFonts w:hint="eastAsia"/>
        </w:rPr>
        <w:t>Std</w:t>
      </w:r>
      <w:proofErr w:type="spellEnd"/>
      <w:r>
        <w:rPr>
          <w:rFonts w:hint="eastAsia"/>
        </w:rPr>
        <w:t xml:space="preserve"> 802.11-1999</w:t>
      </w:r>
      <w:r>
        <w:rPr>
          <w:rFonts w:hint="eastAsia"/>
        </w:rPr>
        <w:t>。</w:t>
      </w:r>
    </w:p>
    <w:p w14:paraId="58E38AB8" w14:textId="77777777" w:rsidR="004A3198" w:rsidRDefault="006225F2">
      <w:pPr>
        <w:pStyle w:val="2"/>
      </w:pPr>
      <w:bookmarkStart w:id="8" w:name="_Toc480753582"/>
      <w:r>
        <w:rPr>
          <w:rFonts w:hint="eastAsia"/>
        </w:rPr>
        <w:t xml:space="preserve">1.3 </w:t>
      </w:r>
      <w:r>
        <w:rPr>
          <w:rFonts w:hint="eastAsia"/>
        </w:rPr>
        <w:t>术语和缩略语</w:t>
      </w:r>
      <w:bookmarkEnd w:id="8"/>
    </w:p>
    <w:p w14:paraId="2C4D8C36" w14:textId="77777777" w:rsidR="004A3198" w:rsidRDefault="006225F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3608C584" w14:textId="77777777" w:rsidR="004A3198" w:rsidRDefault="006225F2">
      <w:pPr>
        <w:ind w:firstLine="480"/>
      </w:pPr>
      <w:r>
        <w:rPr>
          <w:rFonts w:hint="eastAsia"/>
        </w:rPr>
        <w:t>1</w:t>
      </w:r>
      <w:r>
        <w:rPr>
          <w:rFonts w:hint="eastAsia"/>
        </w:rPr>
        <w:t>）</w:t>
      </w:r>
      <w:r>
        <w:rPr>
          <w:rFonts w:hint="eastAsia"/>
        </w:rPr>
        <w:t>MVC</w:t>
      </w:r>
      <w:r>
        <w:rPr>
          <w:rFonts w:hint="eastAsia"/>
        </w:rPr>
        <w:t>：</w:t>
      </w:r>
      <w:r>
        <w:rPr>
          <w:rFonts w:hint="eastAsia"/>
        </w:rPr>
        <w:t>Model View Controller</w:t>
      </w:r>
      <w:r w:rsidR="002D7875">
        <w:rPr>
          <w:rFonts w:hint="eastAsia"/>
        </w:rPr>
        <w:t>，即模型—视图—控制器的缩写，一种软件设计模式</w:t>
      </w:r>
      <w:r>
        <w:rPr>
          <w:rFonts w:hint="eastAsia"/>
        </w:rPr>
        <w:t>。使用业务逻辑、数据、界面分离的方法组织代码，将业务逻辑聚集于一个部件。在改进和个性化定制界面及用户交互的同时，不需要重新改写业务逻辑。</w:t>
      </w:r>
    </w:p>
    <w:p w14:paraId="098E20E3" w14:textId="77777777" w:rsidR="004A3198" w:rsidRDefault="006225F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w:t>
      </w:r>
      <w:proofErr w:type="gramStart"/>
      <w:r>
        <w:rPr>
          <w:rFonts w:hint="eastAsia"/>
        </w:rPr>
        <w:t>设计出松耦合</w:t>
      </w:r>
      <w:proofErr w:type="gramEnd"/>
      <w:r>
        <w:rPr>
          <w:rFonts w:hint="eastAsia"/>
        </w:rPr>
        <w:t>、更优良的程序。传统应用程序都是由开发人员在</w:t>
      </w:r>
      <w:proofErr w:type="gramStart"/>
      <w:r>
        <w:rPr>
          <w:rFonts w:hint="eastAsia"/>
        </w:rPr>
        <w:t>类内部</w:t>
      </w:r>
      <w:proofErr w:type="gramEnd"/>
      <w:r>
        <w:rPr>
          <w:rFonts w:hint="eastAsia"/>
        </w:rPr>
        <w:t>主动创建依赖对象，从而导致类与类之间高耦合，难于测试；有了</w:t>
      </w:r>
      <w:r>
        <w:t>IOC</w:t>
      </w:r>
      <w:r>
        <w:rPr>
          <w:rFonts w:hint="eastAsia"/>
        </w:rPr>
        <w:t>容器后，把创建和查找依赖对象的控制权交给了容器，由容器</w:t>
      </w:r>
      <w:r w:rsidR="00265984">
        <w:rPr>
          <w:rFonts w:hint="eastAsia"/>
        </w:rPr>
        <w:t>对组合对象进行“注入”</w:t>
      </w:r>
      <w:r>
        <w:rPr>
          <w:rFonts w:hint="eastAsia"/>
        </w:rPr>
        <w:t>。对象间互相不知道对方的存在，而统一由容器进行管理，</w:t>
      </w:r>
      <w:r w:rsidR="00BE119D">
        <w:rPr>
          <w:rFonts w:hint="eastAsia"/>
        </w:rPr>
        <w:t>有</w:t>
      </w:r>
      <w:r>
        <w:rPr>
          <w:rFonts w:hint="eastAsia"/>
        </w:rPr>
        <w:t>利于功能复用。更重要的是使得程序的整个体系结构变得非常灵活，耦合性低。将设计好的对象交给容器控制，而不是传统的在对象内部直接控制。</w:t>
      </w:r>
    </w:p>
    <w:p w14:paraId="2C906654" w14:textId="6AF7F3D9" w:rsidR="004A3198" w:rsidRDefault="006225F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w:t>
      </w:r>
      <w:r w:rsidR="00F07663">
        <w:rPr>
          <w:rFonts w:hint="eastAsia"/>
        </w:rPr>
        <w:t>的</w:t>
      </w:r>
      <w:r w:rsidR="000C753F">
        <w:rPr>
          <w:rFonts w:hint="eastAsia"/>
        </w:rPr>
        <w:t>依赖关系由容器在运行期决定。形象地</w:t>
      </w:r>
      <w:r>
        <w:rPr>
          <w:rFonts w:hint="eastAsia"/>
        </w:rPr>
        <w:t>说，即由容器动态的将某个依赖关系注入到组件之中。依赖注入的目的并非为软件系统带来更多功能，而是为了提升组件</w:t>
      </w:r>
      <w:r w:rsidR="00242C47">
        <w:rPr>
          <w:rFonts w:hint="eastAsia"/>
        </w:rPr>
        <w:t>的</w:t>
      </w:r>
      <w:r>
        <w:rPr>
          <w:rFonts w:hint="eastAsia"/>
        </w:rPr>
        <w:t>重用</w:t>
      </w:r>
      <w:r w:rsidR="00242C47">
        <w:rPr>
          <w:rFonts w:hint="eastAsia"/>
        </w:rPr>
        <w:t>率</w:t>
      </w:r>
      <w:r w:rsidR="00FF4434">
        <w:rPr>
          <w:rFonts w:hint="eastAsia"/>
        </w:rPr>
        <w:t>，并为系统搭建一个灵活、可扩展的平台。通过依赖注入机制，开发人员</w:t>
      </w:r>
      <w:r>
        <w:rPr>
          <w:rFonts w:hint="eastAsia"/>
        </w:rPr>
        <w:t>只需要通过</w:t>
      </w:r>
      <w:r>
        <w:rPr>
          <w:rFonts w:hint="eastAsia"/>
        </w:rPr>
        <w:lastRenderedPageBreak/>
        <w:t>简单的配置，而无需任何代码就可指定目标需要的资源，完成自身的业务逻辑，而不需要关心具体的资源来自何处，由谁实现。</w:t>
      </w:r>
    </w:p>
    <w:p w14:paraId="3AB27165" w14:textId="77777777" w:rsidR="004A3198" w:rsidRDefault="006225F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6AB4F11A" w14:textId="77777777" w:rsidR="004A3198" w:rsidRDefault="006225F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3A92623D" w14:textId="77777777" w:rsidR="004A3198" w:rsidRDefault="006225F2">
      <w:pPr>
        <w:ind w:firstLine="480"/>
      </w:pPr>
      <w:r>
        <w:rPr>
          <w:rFonts w:hint="eastAsia"/>
        </w:rPr>
        <w:t>6</w:t>
      </w:r>
      <w:r>
        <w:rPr>
          <w:rFonts w:hint="eastAsia"/>
        </w:rPr>
        <w:t>）</w:t>
      </w:r>
      <w:r>
        <w:rPr>
          <w:rFonts w:hint="eastAsia"/>
        </w:rPr>
        <w:t>HTML</w:t>
      </w:r>
      <w:r>
        <w:rPr>
          <w:rFonts w:hint="eastAsia"/>
        </w:rPr>
        <w:t>：超文本标记语言。</w:t>
      </w:r>
    </w:p>
    <w:p w14:paraId="1CCF984D" w14:textId="77777777" w:rsidR="004A3198" w:rsidRDefault="006225F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63128927" w14:textId="77777777" w:rsidR="004A3198" w:rsidRDefault="006225F2">
      <w:pPr>
        <w:ind w:firstLine="480"/>
      </w:pPr>
      <w:r>
        <w:rPr>
          <w:rFonts w:hint="eastAsia"/>
        </w:rPr>
        <w:t>8</w:t>
      </w:r>
      <w:r>
        <w:rPr>
          <w:rFonts w:hint="eastAsia"/>
        </w:rPr>
        <w:t>）服务器：一个管理资源并为用户提供服务的计算机软件，用于接收用户请求并响应相应的数据给用户。</w:t>
      </w:r>
    </w:p>
    <w:p w14:paraId="59248C6F" w14:textId="77777777" w:rsidR="004A3198" w:rsidRDefault="006225F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6A2C7469" w14:textId="77777777" w:rsidR="004A3198" w:rsidRDefault="006225F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467AC42C" w14:textId="77777777" w:rsidR="004A3198" w:rsidRDefault="006225F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6EC4B8A1" w14:textId="0533583F" w:rsidR="004A3198" w:rsidRDefault="006225F2">
      <w:pPr>
        <w:ind w:firstLine="480"/>
      </w:pPr>
      <w:r>
        <w:rPr>
          <w:rFonts w:hint="eastAsia"/>
        </w:rPr>
        <w:t>12</w:t>
      </w:r>
      <w:r>
        <w:rPr>
          <w:rFonts w:hint="eastAsia"/>
        </w:rPr>
        <w:t>）数据库：简单来说可视为电子化的文件柜—存储电子文件的处所，用户可以对文件中的数据运行新增、截取、更新、删除等操作</w:t>
      </w:r>
      <w:r w:rsidR="00377DDB">
        <w:rPr>
          <w:rFonts w:hint="eastAsia"/>
        </w:rPr>
        <w:t>。</w:t>
      </w:r>
    </w:p>
    <w:p w14:paraId="0BEBE0DE" w14:textId="77777777" w:rsidR="004A3198" w:rsidRDefault="006225F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731E592C" w14:textId="77777777" w:rsidR="004A3198" w:rsidRDefault="006225F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6E4FD37C" w14:textId="77777777" w:rsidR="004A3198" w:rsidRDefault="006225F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proofErr w:type="spellStart"/>
      <w:r>
        <w:rPr>
          <w:rFonts w:hint="eastAsia"/>
        </w:rPr>
        <w:t>JavaServer</w:t>
      </w:r>
      <w:proofErr w:type="spellEnd"/>
      <w:r>
        <w:rPr>
          <w:rFonts w:hint="eastAsia"/>
        </w:rPr>
        <w:t xml:space="preserve">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7712879" w14:textId="77777777" w:rsidR="004A3198" w:rsidRDefault="006225F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1B2A5724" w14:textId="77777777" w:rsidR="004A3198" w:rsidRDefault="006225F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25DC7DC" w14:textId="77777777" w:rsidR="004A3198" w:rsidRDefault="006225F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22C91D36" w14:textId="77777777" w:rsidR="004A3198" w:rsidRDefault="006225F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187275BD" w14:textId="77777777" w:rsidR="004A3198" w:rsidRDefault="006225F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7A1B9452" w14:textId="77777777" w:rsidR="004A3198" w:rsidRDefault="006225F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w:t>
      </w:r>
      <w:proofErr w:type="gramStart"/>
      <w:r>
        <w:rPr>
          <w:rFonts w:hint="eastAsia"/>
        </w:rPr>
        <w:t>一</w:t>
      </w:r>
      <w:proofErr w:type="gramEnd"/>
      <w:r>
        <w:rPr>
          <w:rFonts w:hint="eastAsia"/>
        </w:rPr>
        <w:t>小段描述信息来管理项目的构建，报告和文档的软件项目管理工具。</w:t>
      </w:r>
    </w:p>
    <w:p w14:paraId="0F1604A1" w14:textId="6C3C1268" w:rsidR="004A3198" w:rsidRDefault="006225F2">
      <w:pPr>
        <w:ind w:firstLine="480"/>
      </w:pPr>
      <w:r>
        <w:rPr>
          <w:rFonts w:hint="eastAsia"/>
        </w:rPr>
        <w:t xml:space="preserve">22) </w:t>
      </w:r>
      <w:r w:rsidR="00C34A1F">
        <w:rPr>
          <w:rFonts w:hint="eastAsia"/>
        </w:rPr>
        <w:t>Rest</w:t>
      </w:r>
      <w:r w:rsidR="00C16B0D">
        <w:rPr>
          <w:rFonts w:hint="eastAsia"/>
        </w:rPr>
        <w:t>f</w:t>
      </w:r>
      <w:r w:rsidR="00C34A1F">
        <w:rPr>
          <w:rFonts w:hint="eastAsia"/>
        </w:rPr>
        <w:t xml:space="preserve">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5ABC4B42" w14:textId="77777777" w:rsidR="004A3198" w:rsidRDefault="006225F2">
      <w:pPr>
        <w:ind w:firstLine="480"/>
        <w:rPr>
          <w:color w:val="FF0000"/>
        </w:rPr>
      </w:pPr>
      <w:r>
        <w:rPr>
          <w:rFonts w:hint="eastAsia"/>
        </w:rPr>
        <w:t>23</w:t>
      </w:r>
      <w:r>
        <w:rPr>
          <w:rFonts w:hint="eastAsia"/>
        </w:rPr>
        <w:t>）</w:t>
      </w:r>
      <w:r>
        <w:t>模板引擎不属于特定技术领域，它是跨领域跨平台的概念。在</w:t>
      </w:r>
      <w:r w:rsidR="00881C36">
        <w:fldChar w:fldCharType="begin"/>
      </w:r>
      <w:r w:rsidR="00881C36">
        <w:instrText xml:space="preserve"> HYPERLINK "http://baike.baidu.com/item/Asp" \t "_blank" </w:instrText>
      </w:r>
      <w:r w:rsidR="00881C36">
        <w:fldChar w:fldCharType="separate"/>
      </w:r>
      <w:r>
        <w:t>Asp</w:t>
      </w:r>
      <w:r w:rsidR="00881C36">
        <w:fldChar w:fldCharType="end"/>
      </w:r>
      <w:r>
        <w:t>下有模板引擎，在</w:t>
      </w:r>
      <w:r w:rsidR="00881C36">
        <w:fldChar w:fldCharType="begin"/>
      </w:r>
      <w:r w:rsidR="00881C36">
        <w:instrText xml:space="preserve"> HYPERLINK "http://baike.baidu.com/item/PHP" \t "_blank" </w:instrText>
      </w:r>
      <w:r w:rsidR="00881C36">
        <w:fldChar w:fldCharType="separate"/>
      </w:r>
      <w:r>
        <w:t>PHP</w:t>
      </w:r>
      <w:r w:rsidR="00881C36">
        <w:fldChar w:fldCharType="end"/>
      </w:r>
      <w:r>
        <w:t>下也有模板引擎，在</w:t>
      </w:r>
      <w:r w:rsidR="00881C36">
        <w:fldChar w:fldCharType="begin"/>
      </w:r>
      <w:r w:rsidR="00881C36">
        <w:instrText xml:space="preserve"> HYPERLINK "http://baike.baidu.com/item/C%23" \t "_blank" </w:instrText>
      </w:r>
      <w:r w:rsidR="00881C36">
        <w:fldChar w:fldCharType="separate"/>
      </w:r>
      <w:r>
        <w:t>C#</w:t>
      </w:r>
      <w:r w:rsidR="00881C36">
        <w:fldChar w:fldCharType="end"/>
      </w:r>
      <w:r>
        <w:t>下也有，甚至</w:t>
      </w:r>
      <w:r w:rsidR="00881C36">
        <w:fldChar w:fldCharType="begin"/>
      </w:r>
      <w:r w:rsidR="00881C36">
        <w:instrText xml:space="preserve"> HYPERLINK "http://baike.baidu.com/item/JavaScript" \t "_blank" </w:instrText>
      </w:r>
      <w:r w:rsidR="00881C36">
        <w:fldChar w:fldCharType="separate"/>
      </w:r>
      <w:r>
        <w:t>JavaScript</w:t>
      </w:r>
      <w:r w:rsidR="00881C36">
        <w:fldChar w:fldCharType="end"/>
      </w:r>
      <w:r>
        <w:t>、</w:t>
      </w:r>
      <w:r w:rsidR="00881C36">
        <w:fldChar w:fldCharType="begin"/>
      </w:r>
      <w:r w:rsidR="00881C36">
        <w:instrText xml:space="preserve"> HYPERLINK "http://baike.baidu.com/item/WinForm" \t "_blank" </w:instrText>
      </w:r>
      <w:r w:rsidR="00881C36">
        <w:fldChar w:fldCharType="separate"/>
      </w:r>
      <w:r>
        <w:t>WinForm</w:t>
      </w:r>
      <w:r w:rsidR="00881C36">
        <w:fldChar w:fldCharType="end"/>
      </w:r>
      <w:r>
        <w:t>开发都会用到模板引擎技术。模板引擎的实现方式有很多，最简单的是</w:t>
      </w:r>
      <w:r>
        <w:t>“</w:t>
      </w:r>
      <w:r>
        <w:t>置换型</w:t>
      </w:r>
      <w:r>
        <w:t>”</w:t>
      </w:r>
      <w:r>
        <w:t>模板引擎，这</w:t>
      </w:r>
      <w:r w:rsidR="00881C36">
        <w:fldChar w:fldCharType="begin"/>
      </w:r>
      <w:r w:rsidR="00881C36">
        <w:instrText xml:space="preserve"> HYPERLINK "http://baike.baidu.com/item/%E7%B1%BB%E6%A8%A1%E6%9D%BF" \t "_blank" </w:instrText>
      </w:r>
      <w:r w:rsidR="00881C36">
        <w:fldChar w:fldCharType="separate"/>
      </w:r>
      <w:r>
        <w:t>类模板</w:t>
      </w:r>
      <w:r w:rsidR="00881C36">
        <w:fldChar w:fldCharType="end"/>
      </w:r>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04A01AB7" w14:textId="77777777" w:rsidR="004A3198" w:rsidRDefault="006225F2">
      <w:pPr>
        <w:ind w:firstLine="480"/>
        <w:rPr>
          <w:color w:val="FF0000"/>
        </w:rPr>
      </w:pPr>
      <w:r>
        <w:rPr>
          <w:rFonts w:hint="eastAsia"/>
        </w:rPr>
        <w:t xml:space="preserve">24) </w:t>
      </w:r>
      <w:r>
        <w:rPr>
          <w:rFonts w:hint="eastAsia"/>
        </w:rPr>
        <w:t>缓存插件。</w:t>
      </w:r>
      <w:r>
        <w:t>插件</w:t>
      </w:r>
      <w:r>
        <w:t>(Plug-in,</w:t>
      </w:r>
      <w:r>
        <w:t>又称</w:t>
      </w:r>
      <w:proofErr w:type="spellStart"/>
      <w:r>
        <w:t>addin</w:t>
      </w:r>
      <w:proofErr w:type="spellEnd"/>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0D2D9C00" w14:textId="77777777" w:rsidR="004A3198" w:rsidRDefault="006225F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18" w:tgtFrame="_blank" w:history="1">
        <w:r>
          <w:t>服务器</w:t>
        </w:r>
      </w:hyperlink>
      <w:r>
        <w:t>、</w:t>
      </w:r>
      <w:hyperlink r:id="rId19" w:tgtFrame="_blank" w:history="1">
        <w:r>
          <w:t>FTP</w:t>
        </w:r>
        <w:r>
          <w:t>服务器</w:t>
        </w:r>
      </w:hyperlink>
      <w:r>
        <w:t>、</w:t>
      </w:r>
      <w:hyperlink r:id="rId20" w:tgtFrame="_blank" w:history="1">
        <w:r>
          <w:t>企业</w:t>
        </w:r>
      </w:hyperlink>
      <w:r>
        <w:t>关键应用服务器和其它关键任务服务器等，从而共同完成工作任务</w:t>
      </w:r>
      <w:r>
        <w:rPr>
          <w:rFonts w:hint="eastAsia"/>
        </w:rPr>
        <w:t>，以</w:t>
      </w:r>
      <w:r>
        <w:t>增加</w:t>
      </w:r>
      <w:hyperlink r:id="rId21" w:tgtFrame="_blank" w:history="1">
        <w:r>
          <w:t>吞吐量</w:t>
        </w:r>
      </w:hyperlink>
      <w:r>
        <w:t>、加强网络数据处理能力、提高网络的灵活性和可用性。</w:t>
      </w:r>
    </w:p>
    <w:p w14:paraId="29C66459" w14:textId="77777777" w:rsidR="004A3198" w:rsidRDefault="006225F2">
      <w:pPr>
        <w:pStyle w:val="1"/>
      </w:pPr>
      <w:bookmarkStart w:id="9" w:name="_Toc478808646"/>
      <w:bookmarkStart w:id="10" w:name="_Toc480753583"/>
      <w:r>
        <w:rPr>
          <w:rFonts w:hint="eastAsia"/>
        </w:rPr>
        <w:t xml:space="preserve">2 </w:t>
      </w:r>
      <w:r>
        <w:rPr>
          <w:rFonts w:hint="eastAsia"/>
        </w:rPr>
        <w:t>系统概述</w:t>
      </w:r>
      <w:bookmarkEnd w:id="9"/>
      <w:bookmarkEnd w:id="10"/>
    </w:p>
    <w:p w14:paraId="3B047496" w14:textId="77777777" w:rsidR="004A3198" w:rsidRDefault="006225F2">
      <w:pPr>
        <w:pStyle w:val="2"/>
      </w:pPr>
      <w:bookmarkStart w:id="11" w:name="_Toc480753584"/>
      <w:r>
        <w:rPr>
          <w:rFonts w:hint="eastAsia"/>
        </w:rPr>
        <w:t xml:space="preserve">2.1 </w:t>
      </w:r>
      <w:r>
        <w:rPr>
          <w:rFonts w:hint="eastAsia"/>
        </w:rPr>
        <w:t>任务背景</w:t>
      </w:r>
      <w:bookmarkEnd w:id="11"/>
    </w:p>
    <w:p w14:paraId="34F9788F" w14:textId="77777777" w:rsidR="004A3198" w:rsidRDefault="006225F2">
      <w:pPr>
        <w:ind w:firstLine="480"/>
      </w:pPr>
      <w:r>
        <w:rPr>
          <w:rFonts w:hint="eastAsia"/>
        </w:rPr>
        <w:t>90</w:t>
      </w:r>
      <w:r>
        <w:rPr>
          <w:rFonts w:hint="eastAsia"/>
        </w:rPr>
        <w:t>年代末期，</w:t>
      </w:r>
      <w:proofErr w:type="spellStart"/>
      <w:r>
        <w:rPr>
          <w:rFonts w:hint="eastAsia"/>
        </w:rPr>
        <w:t>JavaWeb</w:t>
      </w:r>
      <w:proofErr w:type="spellEnd"/>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proofErr w:type="spellStart"/>
      <w:r>
        <w:rPr>
          <w:rFonts w:hint="eastAsia"/>
        </w:rPr>
        <w:t>JavaWeb</w:t>
      </w:r>
      <w:proofErr w:type="spellEnd"/>
      <w:r>
        <w:rPr>
          <w:rFonts w:hint="eastAsia"/>
        </w:rPr>
        <w:t>支持，包括安全、事务、数据库等操作的简化。但是</w:t>
      </w:r>
      <w:r>
        <w:rPr>
          <w:rFonts w:hint="eastAsia"/>
        </w:rPr>
        <w:t>Spring</w:t>
      </w:r>
      <w:r>
        <w:rPr>
          <w:rFonts w:hint="eastAsia"/>
        </w:rPr>
        <w:t>是企业级的，所以更关注于</w:t>
      </w:r>
      <w:r w:rsidR="00E43AB1">
        <w:rPr>
          <w:rFonts w:hint="eastAsia"/>
        </w:rPr>
        <w:t>市场</w:t>
      </w:r>
      <w:r>
        <w:rPr>
          <w:rFonts w:hint="eastAsia"/>
        </w:rPr>
        <w:t>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w:t>
      </w:r>
      <w:r w:rsidR="00E43AB1">
        <w:rPr>
          <w:rFonts w:hint="eastAsia"/>
        </w:rPr>
        <w:t>我组没有选择</w:t>
      </w:r>
      <w:r>
        <w:rPr>
          <w:rFonts w:hint="eastAsia"/>
        </w:rPr>
        <w:t>Spring</w:t>
      </w:r>
      <w:r>
        <w:rPr>
          <w:rFonts w:hint="eastAsia"/>
        </w:rPr>
        <w:t>如此庞大、</w:t>
      </w:r>
      <w:r w:rsidR="00E43AB1">
        <w:rPr>
          <w:rFonts w:hint="eastAsia"/>
        </w:rPr>
        <w:t>复杂</w:t>
      </w:r>
      <w:r>
        <w:rPr>
          <w:rFonts w:hint="eastAsia"/>
        </w:rPr>
        <w:t>的框架</w:t>
      </w:r>
      <w:r w:rsidR="00E43AB1">
        <w:rPr>
          <w:rFonts w:hint="eastAsia"/>
        </w:rPr>
        <w:t>，因为</w:t>
      </w:r>
      <w:r>
        <w:rPr>
          <w:rFonts w:hint="eastAsia"/>
        </w:rPr>
        <w:t>在短期内分析</w:t>
      </w:r>
      <w:r w:rsidR="00E43AB1">
        <w:rPr>
          <w:rFonts w:hint="eastAsia"/>
        </w:rPr>
        <w:t>Spring</w:t>
      </w:r>
      <w:r>
        <w:rPr>
          <w:rFonts w:hint="eastAsia"/>
        </w:rPr>
        <w:t>是非常困难和</w:t>
      </w:r>
      <w:r w:rsidR="00E43AB1">
        <w:rPr>
          <w:rFonts w:hint="eastAsia"/>
        </w:rPr>
        <w:t>不现实</w:t>
      </w:r>
      <w:r>
        <w:rPr>
          <w:rFonts w:hint="eastAsia"/>
        </w:rPr>
        <w:t>的。</w:t>
      </w:r>
    </w:p>
    <w:p w14:paraId="6192C629" w14:textId="77777777" w:rsidR="004A3198" w:rsidRDefault="006225F2">
      <w:pPr>
        <w:ind w:firstLine="480"/>
      </w:pPr>
      <w:r>
        <w:t>Blade</w:t>
      </w:r>
      <w:r>
        <w:rPr>
          <w:rFonts w:hint="eastAsia"/>
        </w:rPr>
        <w:t>是一款简洁易用的</w:t>
      </w:r>
      <w:proofErr w:type="spellStart"/>
      <w:r>
        <w:rPr>
          <w:rFonts w:hint="eastAsia"/>
        </w:rPr>
        <w:t>JavaWeb</w:t>
      </w:r>
      <w:proofErr w:type="spellEnd"/>
      <w:r>
        <w:rPr>
          <w:rFonts w:hint="eastAsia"/>
        </w:rPr>
        <w:t>框架，它抽取了</w:t>
      </w:r>
      <w:r>
        <w:rPr>
          <w:rFonts w:hint="eastAsia"/>
        </w:rPr>
        <w:t>Spring</w:t>
      </w:r>
      <w:r>
        <w:rPr>
          <w:rFonts w:hint="eastAsia"/>
        </w:rPr>
        <w:t>的核心功能并重新实现。</w:t>
      </w:r>
      <w:r>
        <w:t>Blade</w:t>
      </w:r>
      <w:r w:rsidR="00E43AB1">
        <w:rPr>
          <w:rFonts w:hint="eastAsia"/>
        </w:rPr>
        <w:t>在简洁和兼容两者之间</w:t>
      </w:r>
      <w:r>
        <w:rPr>
          <w:rFonts w:hint="eastAsia"/>
        </w:rPr>
        <w:t>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56C90648" w14:textId="77777777" w:rsidR="004A3198" w:rsidRDefault="006225F2">
      <w:pPr>
        <w:ind w:firstLine="480"/>
      </w:pPr>
      <w:r>
        <w:rPr>
          <w:rFonts w:hint="eastAsia"/>
        </w:rPr>
        <w:t>它的主要特点如下：</w:t>
      </w:r>
    </w:p>
    <w:p w14:paraId="7902EDDE" w14:textId="77777777" w:rsidR="004A3198" w:rsidRDefault="006225F2">
      <w:pPr>
        <w:pStyle w:val="12"/>
        <w:widowControl w:val="0"/>
        <w:numPr>
          <w:ilvl w:val="1"/>
          <w:numId w:val="2"/>
        </w:numPr>
        <w:spacing w:line="400" w:lineRule="exact"/>
        <w:ind w:firstLineChars="0"/>
      </w:pPr>
      <w:r>
        <w:rPr>
          <w:rFonts w:ascii="宋体" w:hAnsi="宋体" w:hint="eastAsia"/>
        </w:rPr>
        <w:t>基本</w:t>
      </w:r>
      <w:r>
        <w:rPr>
          <w:rFonts w:hint="eastAsia"/>
        </w:rPr>
        <w:t>零配置。</w:t>
      </w:r>
    </w:p>
    <w:p w14:paraId="006C4534"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54A79090"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14:paraId="3B61D8C1"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14:paraId="33C52D65" w14:textId="77777777" w:rsidR="004A3198" w:rsidRDefault="006225F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2E6B47E5" w14:textId="77777777" w:rsidR="004A3198" w:rsidRDefault="006225F2">
      <w:pPr>
        <w:pStyle w:val="2"/>
      </w:pPr>
      <w:bookmarkStart w:id="12" w:name="_Toc480753585"/>
      <w:r>
        <w:rPr>
          <w:rFonts w:hint="eastAsia"/>
        </w:rPr>
        <w:t xml:space="preserve">2.2 </w:t>
      </w:r>
      <w:r>
        <w:rPr>
          <w:rFonts w:hint="eastAsia"/>
        </w:rPr>
        <w:t>系统</w:t>
      </w:r>
      <w:r w:rsidR="00400D17">
        <w:rPr>
          <w:rFonts w:hint="eastAsia"/>
        </w:rPr>
        <w:t>概述</w:t>
      </w:r>
      <w:bookmarkEnd w:id="12"/>
    </w:p>
    <w:p w14:paraId="64B1EB9D" w14:textId="77777777" w:rsidR="004A3198" w:rsidRDefault="006225F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18A8D48F" w14:textId="77777777" w:rsidR="004A3198" w:rsidRDefault="006225F2">
      <w:pPr>
        <w:ind w:firstLine="482"/>
        <w:rPr>
          <w:b/>
        </w:rPr>
      </w:pPr>
      <w:r>
        <w:rPr>
          <w:rFonts w:hint="eastAsia"/>
          <w:b/>
        </w:rPr>
        <w:t>1</w:t>
      </w:r>
      <w:r>
        <w:rPr>
          <w:rFonts w:hint="eastAsia"/>
          <w:b/>
        </w:rPr>
        <w:t>）框架的整体设计</w:t>
      </w:r>
    </w:p>
    <w:p w14:paraId="1FEF225B" w14:textId="77777777" w:rsidR="004A3198" w:rsidRDefault="006225F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3405BD93" w14:textId="6A0BD8FC" w:rsidR="004A3198" w:rsidRDefault="006225F2">
      <w:pPr>
        <w:ind w:firstLine="480"/>
        <w:rPr>
          <w:b/>
          <w:bCs/>
        </w:rPr>
      </w:pPr>
      <w:r>
        <w:rPr>
          <w:bCs/>
        </w:rPr>
        <w:t>Blade</w:t>
      </w:r>
      <w:r>
        <w:rPr>
          <w:rFonts w:hint="eastAsia"/>
          <w:bCs/>
        </w:rPr>
        <w:t>框架在</w:t>
      </w:r>
      <w:r>
        <w:t>设计之初就考虑了模块化使用，</w:t>
      </w:r>
      <w:r w:rsidR="00916C6C">
        <w:rPr>
          <w:rFonts w:hint="eastAsia"/>
        </w:rPr>
        <w:t>如图</w:t>
      </w:r>
      <w:r w:rsidR="00916C6C">
        <w:rPr>
          <w:rFonts w:hint="eastAsia"/>
        </w:rPr>
        <w:t>1</w:t>
      </w:r>
      <w:r w:rsidR="0034641B">
        <w:rPr>
          <w:rStyle w:val="af4"/>
        </w:rPr>
        <w:footnoteReference w:id="1"/>
      </w:r>
      <w:r w:rsidR="00916C6C">
        <w:rPr>
          <w:rFonts w:hint="eastAsia"/>
        </w:rPr>
        <w:t>所示</w:t>
      </w:r>
      <w:r w:rsidR="005354D6">
        <w:rPr>
          <w:rFonts w:hint="eastAsia"/>
        </w:rPr>
        <w:t>。</w:t>
      </w:r>
      <w:r>
        <w:rPr>
          <w:rFonts w:hint="eastAsia"/>
        </w:rPr>
        <w:t>为了达到这一目的，故基于</w:t>
      </w:r>
      <w:r>
        <w:t>独立的组件进行开发，</w:t>
      </w:r>
      <w:r>
        <w:rPr>
          <w:rFonts w:hint="eastAsia"/>
        </w:rPr>
        <w:t>使得开发出的</w:t>
      </w:r>
      <w:r>
        <w:t>组件</w:t>
      </w:r>
      <w:r w:rsidR="00825A34">
        <w:rPr>
          <w:rFonts w:hint="eastAsia"/>
        </w:rPr>
        <w:t>不依赖于</w:t>
      </w:r>
      <w:r>
        <w:t>Blade</w:t>
      </w:r>
      <w:r>
        <w:rPr>
          <w:rFonts w:hint="eastAsia"/>
          <w:b/>
          <w:bCs/>
        </w:rPr>
        <w:t>。</w:t>
      </w:r>
    </w:p>
    <w:p w14:paraId="5B4672F0" w14:textId="77777777" w:rsidR="004A3198" w:rsidRDefault="006225F2">
      <w:pPr>
        <w:pStyle w:val="af1"/>
      </w:pPr>
      <w:r>
        <w:rPr>
          <w:noProof/>
        </w:rPr>
        <w:drawing>
          <wp:inline distT="0" distB="0" distL="0" distR="0" wp14:anchorId="0C1550E8" wp14:editId="28CD7FD1">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2"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38B4466B"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w:t>
      </w:r>
      <w:r>
        <w:fldChar w:fldCharType="end"/>
      </w:r>
      <w:r>
        <w:rPr>
          <w:rFonts w:hint="eastAsia"/>
        </w:rPr>
        <w:t xml:space="preserve"> </w:t>
      </w:r>
      <w:r>
        <w:t>Blade</w:t>
      </w:r>
      <w:r>
        <w:rPr>
          <w:rFonts w:hint="eastAsia"/>
        </w:rPr>
        <w:t xml:space="preserve"> MVC</w:t>
      </w:r>
      <w:r>
        <w:rPr>
          <w:rFonts w:hint="eastAsia"/>
        </w:rPr>
        <w:t>图示</w:t>
      </w:r>
    </w:p>
    <w:p w14:paraId="76FE398E" w14:textId="77777777" w:rsidR="004A3198" w:rsidRDefault="006225F2">
      <w:pPr>
        <w:ind w:firstLine="482"/>
        <w:rPr>
          <w:b/>
        </w:rPr>
      </w:pPr>
      <w:r>
        <w:rPr>
          <w:rFonts w:hint="eastAsia"/>
          <w:b/>
        </w:rPr>
        <w:t>2</w:t>
      </w:r>
      <w:r>
        <w:rPr>
          <w:rFonts w:hint="eastAsia"/>
          <w:b/>
        </w:rPr>
        <w:t>）执行逻辑</w:t>
      </w:r>
    </w:p>
    <w:p w14:paraId="11F2EFC1" w14:textId="77777777" w:rsidR="004A3198" w:rsidRDefault="006225F2">
      <w:pPr>
        <w:ind w:firstLine="480"/>
      </w:pPr>
      <w:r>
        <w:t>Blade</w:t>
      </w:r>
      <w:r w:rsidR="005354D6">
        <w:rPr>
          <w:rFonts w:hint="eastAsia"/>
        </w:rPr>
        <w:t>的执行逻辑如</w:t>
      </w:r>
      <w:r>
        <w:rPr>
          <w:rFonts w:hint="eastAsia"/>
        </w:rPr>
        <w:t>图</w:t>
      </w:r>
      <w:r w:rsidR="005354D6">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2FE479A2" w14:textId="77777777" w:rsidR="004A3198" w:rsidRDefault="006225F2">
      <w:pPr>
        <w:pStyle w:val="af1"/>
      </w:pPr>
      <w:r>
        <w:rPr>
          <w:noProof/>
        </w:rPr>
        <w:lastRenderedPageBreak/>
        <w:drawing>
          <wp:inline distT="0" distB="0" distL="0" distR="0" wp14:anchorId="6EAD3CDB" wp14:editId="070485CA">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0500" cy="1440815"/>
                    </a:xfrm>
                    <a:prstGeom prst="rect">
                      <a:avLst/>
                    </a:prstGeom>
                  </pic:spPr>
                </pic:pic>
              </a:graphicData>
            </a:graphic>
          </wp:inline>
        </w:drawing>
      </w:r>
    </w:p>
    <w:p w14:paraId="6B1B105E"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w:t>
      </w:r>
      <w:r>
        <w:fldChar w:fldCharType="end"/>
      </w:r>
      <w:r>
        <w:rPr>
          <w:rFonts w:hint="eastAsia"/>
        </w:rPr>
        <w:t xml:space="preserve"> </w:t>
      </w:r>
      <w:r>
        <w:t>Blade</w:t>
      </w:r>
      <w:r>
        <w:rPr>
          <w:rFonts w:hint="eastAsia"/>
        </w:rPr>
        <w:t xml:space="preserve"> </w:t>
      </w:r>
      <w:r>
        <w:rPr>
          <w:rFonts w:hint="eastAsia"/>
        </w:rPr>
        <w:t>系统架构</w:t>
      </w:r>
    </w:p>
    <w:p w14:paraId="084FE229" w14:textId="77777777" w:rsidR="004A3198" w:rsidRDefault="006225F2">
      <w:pPr>
        <w:ind w:firstLine="482"/>
        <w:rPr>
          <w:b/>
        </w:rPr>
      </w:pPr>
      <w:r>
        <w:rPr>
          <w:rFonts w:hint="eastAsia"/>
          <w:b/>
        </w:rPr>
        <w:t>3</w:t>
      </w:r>
      <w:r>
        <w:rPr>
          <w:rFonts w:hint="eastAsia"/>
          <w:b/>
        </w:rPr>
        <w:t>）项目结构</w:t>
      </w:r>
    </w:p>
    <w:p w14:paraId="59629188" w14:textId="7CB746FB" w:rsidR="005354D6" w:rsidRPr="004008A7" w:rsidRDefault="005354D6" w:rsidP="004008A7">
      <w:pPr>
        <w:ind w:firstLine="480"/>
        <w:jc w:val="left"/>
      </w:pPr>
      <w:r>
        <w:t>Blade</w:t>
      </w:r>
      <w:r>
        <w:rPr>
          <w:rFonts w:hint="eastAsia"/>
        </w:rPr>
        <w:t>整</w:t>
      </w:r>
      <w:r>
        <w:rPr>
          <w:rFonts w:ascii="宋体" w:hAnsi="宋体" w:cs="宋体" w:hint="eastAsia"/>
          <w:kern w:val="0"/>
          <w:szCs w:val="24"/>
        </w:rPr>
        <w:t>个的项目结构如图3所示</w:t>
      </w:r>
      <w:del w:id="13" w:author="liuchao" w:date="2017-04-28T11:09:00Z">
        <w:r w:rsidDel="00881C36">
          <w:rPr>
            <w:rFonts w:ascii="宋体" w:hAnsi="宋体" w:cs="宋体" w:hint="eastAsia"/>
            <w:kern w:val="0"/>
            <w:szCs w:val="24"/>
          </w:rPr>
          <w:delText>，</w:delText>
        </w:r>
      </w:del>
      <w:ins w:id="14" w:author="liuchao" w:date="2017-04-28T11:09:00Z">
        <w:r w:rsidR="00881C36">
          <w:rPr>
            <w:rFonts w:ascii="宋体" w:hAnsi="宋体" w:cs="宋体" w:hint="eastAsia"/>
            <w:kern w:val="0"/>
            <w:szCs w:val="24"/>
          </w:rPr>
          <w:t>。</w:t>
        </w:r>
      </w:ins>
      <w:r>
        <w:rPr>
          <w:rFonts w:ascii="宋体" w:hAnsi="宋体" w:cs="宋体" w:hint="eastAsia"/>
          <w:kern w:val="0"/>
          <w:szCs w:val="24"/>
        </w:rPr>
        <w:t>在整个结构中，有两大部分，</w:t>
      </w:r>
      <w:del w:id="15" w:author="liuchao" w:date="2017-04-28T11:09:00Z">
        <w:r w:rsidDel="00881C36">
          <w:rPr>
            <w:rFonts w:ascii="宋体" w:hAnsi="宋体" w:cs="宋体" w:hint="eastAsia"/>
            <w:kern w:val="0"/>
            <w:szCs w:val="24"/>
          </w:rPr>
          <w:delText>这两大部分</w:delText>
        </w:r>
      </w:del>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ins w:id="16" w:author="liuchao" w:date="2017-04-28T11:10:00Z">
        <w:r w:rsidR="00881C36">
          <w:rPr>
            <w:rFonts w:hint="eastAsia"/>
          </w:rPr>
          <w:t>。</w:t>
        </w:r>
      </w:ins>
      <w:del w:id="17" w:author="liuchao" w:date="2017-04-28T11:10:00Z">
        <w:r w:rsidDel="00881C36">
          <w:rPr>
            <w:rFonts w:hint="eastAsia"/>
          </w:rPr>
          <w:delText>：</w:delText>
        </w:r>
      </w:del>
    </w:p>
    <w:p w14:paraId="3575EA0B" w14:textId="77777777" w:rsidR="004A3198" w:rsidRDefault="006225F2">
      <w:pPr>
        <w:pStyle w:val="af1"/>
      </w:pPr>
      <w:r>
        <w:rPr>
          <w:noProof/>
        </w:rPr>
        <w:drawing>
          <wp:inline distT="0" distB="0" distL="0" distR="0" wp14:anchorId="538D3CF8" wp14:editId="6C68E4D6">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07A08775"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w:t>
      </w:r>
      <w:r>
        <w:fldChar w:fldCharType="end"/>
      </w:r>
      <w:r>
        <w:rPr>
          <w:rFonts w:hint="eastAsia"/>
        </w:rPr>
        <w:t xml:space="preserve"> </w:t>
      </w:r>
      <w:r>
        <w:t>Blade</w:t>
      </w:r>
      <w:r>
        <w:rPr>
          <w:rFonts w:hint="eastAsia"/>
        </w:rPr>
        <w:t>工程资源结构图</w:t>
      </w:r>
    </w:p>
    <w:p w14:paraId="347956B7" w14:textId="77777777" w:rsidR="0034641B" w:rsidRPr="0034641B" w:rsidRDefault="0034641B" w:rsidP="0034641B">
      <w:pPr>
        <w:ind w:firstLine="480"/>
      </w:pPr>
    </w:p>
    <w:p w14:paraId="2E0081B3" w14:textId="77777777" w:rsidR="004A3198" w:rsidRDefault="006225F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51D47">
        <w:rPr>
          <w:noProof/>
        </w:rPr>
        <w:t>1</w:t>
      </w:r>
      <w:r>
        <w:fldChar w:fldCharType="end"/>
      </w:r>
      <w:r w:rsidR="0034641B">
        <w:t xml:space="preserve"> </w:t>
      </w:r>
      <w:r>
        <w:rPr>
          <w:rFonts w:hint="eastAsia"/>
        </w:rPr>
        <w:t xml:space="preserve"> </w:t>
      </w:r>
      <w:r>
        <w:t>Blade</w:t>
      </w:r>
      <w:r>
        <w:rPr>
          <w:rFonts w:hint="eastAsia"/>
        </w:rPr>
        <w:t>工程资源结构说明</w:t>
      </w:r>
    </w:p>
    <w:tbl>
      <w:tblPr>
        <w:tblStyle w:val="af"/>
        <w:tblW w:w="8290" w:type="dxa"/>
        <w:jc w:val="center"/>
        <w:tblLayout w:type="fixed"/>
        <w:tblLook w:val="04A0" w:firstRow="1" w:lastRow="0" w:firstColumn="1" w:lastColumn="0" w:noHBand="0" w:noVBand="1"/>
      </w:tblPr>
      <w:tblGrid>
        <w:gridCol w:w="4145"/>
        <w:gridCol w:w="4145"/>
      </w:tblGrid>
      <w:tr w:rsidR="004A3198" w14:paraId="17B6EA1C" w14:textId="77777777">
        <w:trPr>
          <w:jc w:val="center"/>
        </w:trPr>
        <w:tc>
          <w:tcPr>
            <w:tcW w:w="4145" w:type="dxa"/>
          </w:tcPr>
          <w:p w14:paraId="647C73FC"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157A8116"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说明</w:t>
            </w:r>
          </w:p>
        </w:tc>
      </w:tr>
      <w:tr w:rsidR="004A3198" w14:paraId="58264ED9" w14:textId="77777777">
        <w:trPr>
          <w:jc w:val="center"/>
        </w:trPr>
        <w:tc>
          <w:tcPr>
            <w:tcW w:w="4145" w:type="dxa"/>
          </w:tcPr>
          <w:p w14:paraId="5F3FE1BA" w14:textId="77777777" w:rsidR="004A3198" w:rsidRDefault="006225F2">
            <w:pPr>
              <w:ind w:firstLineChars="0" w:firstLine="0"/>
              <w:rPr>
                <w:rFonts w:ascii="Helvetica" w:hAnsi="Helvetica"/>
                <w:color w:val="222222"/>
                <w:szCs w:val="24"/>
              </w:rPr>
            </w:pPr>
            <w:r>
              <w:rPr>
                <w:szCs w:val="24"/>
              </w:rPr>
              <w:t>Application</w:t>
            </w:r>
          </w:p>
        </w:tc>
        <w:tc>
          <w:tcPr>
            <w:tcW w:w="4145" w:type="dxa"/>
          </w:tcPr>
          <w:p w14:paraId="30C38732" w14:textId="77777777" w:rsidR="004A3198" w:rsidRDefault="006225F2">
            <w:pPr>
              <w:ind w:firstLineChars="0" w:firstLine="0"/>
              <w:rPr>
                <w:rFonts w:ascii="Helvetica" w:hAnsi="Helvetica"/>
                <w:color w:val="222222"/>
                <w:szCs w:val="24"/>
              </w:rPr>
            </w:pPr>
            <w:r>
              <w:rPr>
                <w:rFonts w:ascii="Helvetica" w:hAnsi="Helvetica"/>
                <w:color w:val="222222"/>
                <w:szCs w:val="24"/>
              </w:rPr>
              <w:t>启动程序</w:t>
            </w:r>
          </w:p>
        </w:tc>
      </w:tr>
      <w:tr w:rsidR="004A3198" w14:paraId="3AE8AC13" w14:textId="77777777">
        <w:trPr>
          <w:jc w:val="center"/>
        </w:trPr>
        <w:tc>
          <w:tcPr>
            <w:tcW w:w="4145" w:type="dxa"/>
            <w:vAlign w:val="center"/>
          </w:tcPr>
          <w:p w14:paraId="50ABB1D3" w14:textId="77777777" w:rsidR="004A3198" w:rsidRDefault="006225F2">
            <w:pPr>
              <w:ind w:firstLineChars="0" w:firstLine="0"/>
              <w:rPr>
                <w:rFonts w:ascii="Helvetica" w:hAnsi="Helvetica"/>
                <w:color w:val="222222"/>
                <w:szCs w:val="24"/>
              </w:rPr>
            </w:pPr>
            <w:proofErr w:type="spellStart"/>
            <w:r>
              <w:rPr>
                <w:szCs w:val="24"/>
              </w:rPr>
              <w:t>init</w:t>
            </w:r>
            <w:proofErr w:type="spellEnd"/>
          </w:p>
        </w:tc>
        <w:tc>
          <w:tcPr>
            <w:tcW w:w="4145" w:type="dxa"/>
          </w:tcPr>
          <w:p w14:paraId="65D1C112" w14:textId="77777777" w:rsidR="004A3198" w:rsidRDefault="006225F2">
            <w:pPr>
              <w:ind w:firstLineChars="0" w:firstLine="0"/>
              <w:rPr>
                <w:color w:val="222222"/>
                <w:szCs w:val="24"/>
              </w:rPr>
            </w:pPr>
            <w:r>
              <w:rPr>
                <w:color w:val="222222"/>
                <w:szCs w:val="24"/>
              </w:rPr>
              <w:t>web</w:t>
            </w:r>
            <w:r>
              <w:rPr>
                <w:color w:val="222222"/>
                <w:szCs w:val="24"/>
              </w:rPr>
              <w:t>初始化操作，比如数据库配置，模板引擎配置</w:t>
            </w:r>
          </w:p>
        </w:tc>
      </w:tr>
      <w:tr w:rsidR="004A3198" w14:paraId="5EBA99CB" w14:textId="77777777">
        <w:trPr>
          <w:jc w:val="center"/>
        </w:trPr>
        <w:tc>
          <w:tcPr>
            <w:tcW w:w="4145" w:type="dxa"/>
          </w:tcPr>
          <w:p w14:paraId="0B1E3B42" w14:textId="77777777" w:rsidR="004A3198" w:rsidRDefault="006225F2">
            <w:pPr>
              <w:ind w:firstLineChars="0" w:firstLine="0"/>
              <w:rPr>
                <w:rFonts w:ascii="Helvetica" w:hAnsi="Helvetica"/>
                <w:color w:val="222222"/>
                <w:szCs w:val="24"/>
              </w:rPr>
            </w:pPr>
            <w:r>
              <w:rPr>
                <w:szCs w:val="24"/>
              </w:rPr>
              <w:t>controller</w:t>
            </w:r>
          </w:p>
        </w:tc>
        <w:tc>
          <w:tcPr>
            <w:tcW w:w="4145" w:type="dxa"/>
          </w:tcPr>
          <w:p w14:paraId="21D40B1A" w14:textId="77777777" w:rsidR="004A3198" w:rsidRDefault="006225F2">
            <w:pPr>
              <w:ind w:firstLineChars="0" w:firstLine="0"/>
              <w:rPr>
                <w:color w:val="222222"/>
                <w:szCs w:val="24"/>
              </w:rPr>
            </w:pPr>
            <w:r>
              <w:rPr>
                <w:color w:val="222222"/>
                <w:szCs w:val="24"/>
              </w:rPr>
              <w:t>控制器和路由的存储位置</w:t>
            </w:r>
          </w:p>
        </w:tc>
      </w:tr>
      <w:tr w:rsidR="004A3198" w14:paraId="107A6848" w14:textId="77777777">
        <w:trPr>
          <w:jc w:val="center"/>
        </w:trPr>
        <w:tc>
          <w:tcPr>
            <w:tcW w:w="4145" w:type="dxa"/>
          </w:tcPr>
          <w:p w14:paraId="37AAE72D" w14:textId="77777777" w:rsidR="004A3198" w:rsidRDefault="006225F2">
            <w:pPr>
              <w:ind w:firstLineChars="0" w:firstLine="0"/>
              <w:rPr>
                <w:szCs w:val="24"/>
              </w:rPr>
            </w:pPr>
            <w:r>
              <w:rPr>
                <w:szCs w:val="24"/>
              </w:rPr>
              <w:t>service</w:t>
            </w:r>
          </w:p>
        </w:tc>
        <w:tc>
          <w:tcPr>
            <w:tcW w:w="4145" w:type="dxa"/>
          </w:tcPr>
          <w:p w14:paraId="32736870" w14:textId="77777777" w:rsidR="004A3198" w:rsidRDefault="006225F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4A3198" w14:paraId="0A1E6228" w14:textId="77777777">
        <w:trPr>
          <w:jc w:val="center"/>
        </w:trPr>
        <w:tc>
          <w:tcPr>
            <w:tcW w:w="4145" w:type="dxa"/>
          </w:tcPr>
          <w:p w14:paraId="42FF5298" w14:textId="77777777" w:rsidR="004A3198" w:rsidRDefault="006225F2">
            <w:pPr>
              <w:ind w:firstLineChars="0" w:firstLine="0"/>
              <w:rPr>
                <w:szCs w:val="24"/>
              </w:rPr>
            </w:pPr>
            <w:r>
              <w:rPr>
                <w:szCs w:val="24"/>
              </w:rPr>
              <w:t>interceptor</w:t>
            </w:r>
          </w:p>
        </w:tc>
        <w:tc>
          <w:tcPr>
            <w:tcW w:w="4145" w:type="dxa"/>
          </w:tcPr>
          <w:p w14:paraId="58107326" w14:textId="77777777" w:rsidR="004A3198" w:rsidRDefault="006225F2">
            <w:pPr>
              <w:ind w:firstLineChars="0" w:firstLine="0"/>
              <w:rPr>
                <w:color w:val="222222"/>
                <w:szCs w:val="24"/>
              </w:rPr>
            </w:pPr>
            <w:r>
              <w:rPr>
                <w:color w:val="222222"/>
                <w:szCs w:val="24"/>
              </w:rPr>
              <w:t>路由拦截</w:t>
            </w:r>
            <w:proofErr w:type="gramStart"/>
            <w:r>
              <w:rPr>
                <w:color w:val="222222"/>
                <w:szCs w:val="24"/>
              </w:rPr>
              <w:t>器所在包</w:t>
            </w:r>
            <w:proofErr w:type="gramEnd"/>
          </w:p>
        </w:tc>
      </w:tr>
    </w:tbl>
    <w:p w14:paraId="4AA85AD8" w14:textId="77777777" w:rsidR="004A3198" w:rsidRDefault="006225F2">
      <w:pPr>
        <w:ind w:firstLine="480"/>
      </w:pPr>
      <w:r>
        <w:rPr>
          <w:rFonts w:hint="eastAsia"/>
        </w:rPr>
        <w:t>而在</w:t>
      </w:r>
      <w:r>
        <w:t>resources</w:t>
      </w:r>
      <w:r>
        <w:t>资源</w:t>
      </w:r>
      <w:r w:rsidR="000A3731">
        <w:rPr>
          <w:rFonts w:hint="eastAsia"/>
        </w:rPr>
        <w:t>部分各部分参数的意义如表</w:t>
      </w:r>
      <w:r w:rsidR="000A3731">
        <w:rPr>
          <w:rFonts w:hint="eastAsia"/>
        </w:rPr>
        <w:t>2</w:t>
      </w:r>
      <w:r w:rsidR="0034641B">
        <w:rPr>
          <w:rFonts w:hint="eastAsia"/>
        </w:rPr>
        <w:t>所示。</w:t>
      </w:r>
    </w:p>
    <w:p w14:paraId="37B1E0CB" w14:textId="77777777" w:rsidR="004A3198" w:rsidRPr="0034641B" w:rsidRDefault="006225F2">
      <w:pPr>
        <w:pStyle w:val="a3"/>
        <w:keepNext/>
        <w:rPr>
          <w:rFonts w:cstheme="minorBidi"/>
          <w:sz w:val="24"/>
          <w:szCs w:val="22"/>
        </w:rPr>
      </w:pPr>
      <w:r w:rsidRPr="0034641B">
        <w:rPr>
          <w:rFonts w:cstheme="minorBidi" w:hint="eastAsia"/>
          <w:sz w:val="24"/>
          <w:szCs w:val="22"/>
        </w:rPr>
        <w:t>表</w:t>
      </w:r>
      <w:r w:rsidRPr="0034641B">
        <w:rPr>
          <w:rFonts w:cstheme="minorBidi" w:hint="eastAsia"/>
          <w:sz w:val="24"/>
          <w:szCs w:val="22"/>
        </w:rPr>
        <w:t xml:space="preserve"> </w:t>
      </w:r>
      <w:r w:rsidRPr="0034641B">
        <w:rPr>
          <w:rFonts w:cstheme="minorBidi"/>
          <w:sz w:val="24"/>
          <w:szCs w:val="22"/>
        </w:rPr>
        <w:fldChar w:fldCharType="begin"/>
      </w:r>
      <w:r w:rsidRPr="0034641B">
        <w:rPr>
          <w:rFonts w:cstheme="minorBidi"/>
          <w:sz w:val="24"/>
          <w:szCs w:val="22"/>
        </w:rPr>
        <w:instrText xml:space="preserve"> </w:instrText>
      </w:r>
      <w:r w:rsidRPr="0034641B">
        <w:rPr>
          <w:rFonts w:cstheme="minorBidi" w:hint="eastAsia"/>
          <w:sz w:val="24"/>
          <w:szCs w:val="22"/>
        </w:rPr>
        <w:instrText xml:space="preserve">SEQ </w:instrText>
      </w:r>
      <w:r w:rsidRPr="0034641B">
        <w:rPr>
          <w:rFonts w:cstheme="minorBidi" w:hint="eastAsia"/>
          <w:sz w:val="24"/>
          <w:szCs w:val="22"/>
        </w:rPr>
        <w:instrText>表</w:instrText>
      </w:r>
      <w:r w:rsidRPr="0034641B">
        <w:rPr>
          <w:rFonts w:cstheme="minorBidi" w:hint="eastAsia"/>
          <w:sz w:val="24"/>
          <w:szCs w:val="22"/>
        </w:rPr>
        <w:instrText xml:space="preserve"> \* ARABIC</w:instrText>
      </w:r>
      <w:r w:rsidRPr="0034641B">
        <w:rPr>
          <w:rFonts w:cstheme="minorBidi"/>
          <w:sz w:val="24"/>
          <w:szCs w:val="22"/>
        </w:rPr>
        <w:instrText xml:space="preserve"> </w:instrText>
      </w:r>
      <w:r w:rsidRPr="0034641B">
        <w:rPr>
          <w:rFonts w:cstheme="minorBidi"/>
          <w:sz w:val="24"/>
          <w:szCs w:val="22"/>
        </w:rPr>
        <w:fldChar w:fldCharType="separate"/>
      </w:r>
      <w:r w:rsidR="00951D47">
        <w:rPr>
          <w:rFonts w:cstheme="minorBidi"/>
          <w:noProof/>
          <w:sz w:val="24"/>
          <w:szCs w:val="22"/>
        </w:rPr>
        <w:t>2</w:t>
      </w:r>
      <w:r w:rsidRPr="0034641B">
        <w:rPr>
          <w:rFonts w:cstheme="minorBidi"/>
          <w:sz w:val="24"/>
          <w:szCs w:val="22"/>
        </w:rPr>
        <w:fldChar w:fldCharType="end"/>
      </w:r>
      <w:r w:rsidRPr="0034641B">
        <w:rPr>
          <w:rFonts w:cstheme="minorBidi" w:hint="eastAsia"/>
          <w:sz w:val="24"/>
          <w:szCs w:val="22"/>
        </w:rPr>
        <w:t xml:space="preserve"> </w:t>
      </w:r>
      <w:r w:rsidR="0034641B">
        <w:rPr>
          <w:rFonts w:cstheme="minorBidi"/>
          <w:sz w:val="24"/>
          <w:szCs w:val="22"/>
        </w:rPr>
        <w:t xml:space="preserve"> </w:t>
      </w:r>
      <w:r w:rsidRPr="0034641B">
        <w:rPr>
          <w:rFonts w:cstheme="minorBidi"/>
          <w:sz w:val="24"/>
          <w:szCs w:val="22"/>
        </w:rPr>
        <w:t>Blade</w:t>
      </w:r>
      <w:r w:rsidRPr="0034641B">
        <w:rPr>
          <w:rFonts w:cstheme="minorBidi" w:hint="eastAsia"/>
          <w:sz w:val="24"/>
          <w:szCs w:val="22"/>
        </w:rPr>
        <w:t xml:space="preserve"> Resources</w:t>
      </w:r>
      <w:r w:rsidRPr="0034641B">
        <w:rPr>
          <w:rFonts w:cstheme="minorBidi" w:hint="eastAsia"/>
          <w:sz w:val="24"/>
          <w:szCs w:val="22"/>
        </w:rPr>
        <w:t>文件资源结构说明</w:t>
      </w:r>
    </w:p>
    <w:tbl>
      <w:tblPr>
        <w:tblStyle w:val="af"/>
        <w:tblW w:w="8290" w:type="dxa"/>
        <w:tblLayout w:type="fixed"/>
        <w:tblLook w:val="04A0" w:firstRow="1" w:lastRow="0" w:firstColumn="1" w:lastColumn="0" w:noHBand="0" w:noVBand="1"/>
      </w:tblPr>
      <w:tblGrid>
        <w:gridCol w:w="4145"/>
        <w:gridCol w:w="4145"/>
      </w:tblGrid>
      <w:tr w:rsidR="004A3198" w14:paraId="1BF5BD65" w14:textId="77777777">
        <w:tc>
          <w:tcPr>
            <w:tcW w:w="4145" w:type="dxa"/>
          </w:tcPr>
          <w:p w14:paraId="3E099ACC" w14:textId="77777777" w:rsidR="004A3198" w:rsidRDefault="006225F2">
            <w:pPr>
              <w:ind w:firstLineChars="0" w:firstLine="0"/>
              <w:rPr>
                <w:szCs w:val="24"/>
              </w:rPr>
            </w:pPr>
            <w:r>
              <w:rPr>
                <w:rFonts w:hint="eastAsia"/>
                <w:szCs w:val="24"/>
              </w:rPr>
              <w:t>路径</w:t>
            </w:r>
          </w:p>
        </w:tc>
        <w:tc>
          <w:tcPr>
            <w:tcW w:w="4145" w:type="dxa"/>
          </w:tcPr>
          <w:p w14:paraId="11844FCA" w14:textId="77777777" w:rsidR="004A3198" w:rsidRDefault="006225F2">
            <w:pPr>
              <w:ind w:firstLineChars="0" w:firstLine="0"/>
              <w:rPr>
                <w:szCs w:val="24"/>
              </w:rPr>
            </w:pPr>
            <w:r>
              <w:rPr>
                <w:rFonts w:hint="eastAsia"/>
                <w:szCs w:val="24"/>
              </w:rPr>
              <w:t>说明</w:t>
            </w:r>
          </w:p>
        </w:tc>
      </w:tr>
      <w:tr w:rsidR="004A3198" w14:paraId="4A52C658" w14:textId="77777777">
        <w:tc>
          <w:tcPr>
            <w:tcW w:w="4145" w:type="dxa"/>
          </w:tcPr>
          <w:p w14:paraId="3D6F8A55" w14:textId="77777777" w:rsidR="004A3198" w:rsidRDefault="006225F2">
            <w:pPr>
              <w:ind w:firstLineChars="0" w:firstLine="0"/>
              <w:rPr>
                <w:szCs w:val="24"/>
              </w:rPr>
            </w:pPr>
            <w:proofErr w:type="spellStart"/>
            <w:r>
              <w:rPr>
                <w:bCs/>
                <w:color w:val="505050"/>
                <w:szCs w:val="24"/>
              </w:rPr>
              <w:lastRenderedPageBreak/>
              <w:t>app.properties</w:t>
            </w:r>
            <w:proofErr w:type="spellEnd"/>
          </w:p>
        </w:tc>
        <w:tc>
          <w:tcPr>
            <w:tcW w:w="4145" w:type="dxa"/>
          </w:tcPr>
          <w:p w14:paraId="7B1AB305" w14:textId="77777777" w:rsidR="004A3198" w:rsidRDefault="006225F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4A3198" w14:paraId="794408A7" w14:textId="77777777">
        <w:tc>
          <w:tcPr>
            <w:tcW w:w="4145" w:type="dxa"/>
          </w:tcPr>
          <w:p w14:paraId="648FFDCD" w14:textId="77777777" w:rsidR="004A3198" w:rsidRDefault="006225F2">
            <w:pPr>
              <w:ind w:firstLineChars="0" w:firstLine="0"/>
              <w:rPr>
                <w:szCs w:val="24"/>
              </w:rPr>
            </w:pPr>
            <w:r>
              <w:rPr>
                <w:bCs/>
                <w:color w:val="505050"/>
                <w:szCs w:val="24"/>
              </w:rPr>
              <w:t>static</w:t>
            </w:r>
          </w:p>
        </w:tc>
        <w:tc>
          <w:tcPr>
            <w:tcW w:w="4145" w:type="dxa"/>
          </w:tcPr>
          <w:p w14:paraId="03088787" w14:textId="77777777" w:rsidR="004A3198" w:rsidRDefault="006225F2">
            <w:pPr>
              <w:ind w:firstLineChars="0" w:firstLine="0"/>
              <w:rPr>
                <w:szCs w:val="24"/>
              </w:rPr>
            </w:pPr>
            <w:r>
              <w:rPr>
                <w:szCs w:val="24"/>
              </w:rPr>
              <w:t>静态资源存放文件夹</w:t>
            </w:r>
          </w:p>
        </w:tc>
      </w:tr>
      <w:tr w:rsidR="004A3198" w14:paraId="51BCA453" w14:textId="77777777">
        <w:tc>
          <w:tcPr>
            <w:tcW w:w="4145" w:type="dxa"/>
          </w:tcPr>
          <w:p w14:paraId="420CDADE" w14:textId="77777777" w:rsidR="004A3198" w:rsidRDefault="006225F2">
            <w:pPr>
              <w:ind w:firstLineChars="0" w:firstLine="0"/>
              <w:rPr>
                <w:szCs w:val="24"/>
              </w:rPr>
            </w:pPr>
            <w:r>
              <w:rPr>
                <w:bCs/>
                <w:color w:val="505050"/>
                <w:szCs w:val="24"/>
              </w:rPr>
              <w:t>templates</w:t>
            </w:r>
          </w:p>
        </w:tc>
        <w:tc>
          <w:tcPr>
            <w:tcW w:w="4145" w:type="dxa"/>
          </w:tcPr>
          <w:p w14:paraId="02354C4C" w14:textId="77777777" w:rsidR="004A3198" w:rsidRDefault="006225F2">
            <w:pPr>
              <w:ind w:firstLineChars="0" w:firstLine="0"/>
              <w:rPr>
                <w:szCs w:val="24"/>
              </w:rPr>
            </w:pPr>
            <w:r>
              <w:rPr>
                <w:szCs w:val="24"/>
              </w:rPr>
              <w:t>模板文件存放文件夹</w:t>
            </w:r>
          </w:p>
        </w:tc>
      </w:tr>
    </w:tbl>
    <w:p w14:paraId="4CF8DE25" w14:textId="77777777" w:rsidR="004A3198" w:rsidRDefault="006225F2">
      <w:pPr>
        <w:pStyle w:val="22"/>
      </w:pPr>
      <w:bookmarkStart w:id="18" w:name="_Toc480753586"/>
      <w:r>
        <w:rPr>
          <w:rFonts w:hint="eastAsia"/>
        </w:rPr>
        <w:t xml:space="preserve">2.3 </w:t>
      </w:r>
      <w:r>
        <w:rPr>
          <w:rFonts w:hint="eastAsia"/>
        </w:rPr>
        <w:t>假设和约束</w:t>
      </w:r>
      <w:bookmarkEnd w:id="18"/>
    </w:p>
    <w:p w14:paraId="026F01B2" w14:textId="77777777" w:rsidR="004A3198" w:rsidRDefault="006225F2">
      <w:pPr>
        <w:ind w:firstLine="480"/>
      </w:pPr>
      <w:r>
        <w:rPr>
          <w:rFonts w:hint="eastAsia"/>
        </w:rPr>
        <w:t>为了保证</w:t>
      </w:r>
      <w:r>
        <w:t>Blade</w:t>
      </w:r>
      <w:r>
        <w:rPr>
          <w:rFonts w:hint="eastAsia"/>
        </w:rPr>
        <w:t>框架的正常运行或发布，对其运行环境和过程做如下假设和约束。</w:t>
      </w:r>
    </w:p>
    <w:p w14:paraId="77A0AB61" w14:textId="77777777" w:rsidR="004A3198" w:rsidRDefault="006225F2">
      <w:pPr>
        <w:ind w:firstLine="480"/>
      </w:pPr>
      <w:r>
        <w:rPr>
          <w:rFonts w:hint="eastAsia"/>
        </w:rPr>
        <w:t>1</w:t>
      </w:r>
      <w:r>
        <w:rPr>
          <w:rFonts w:hint="eastAsia"/>
        </w:rPr>
        <w:t>）在程序运行时，限制同时访问量，以保证程序安全稳定运行。</w:t>
      </w:r>
      <w:r w:rsidR="00364235">
        <w:rPr>
          <w:rFonts w:hint="eastAsia"/>
        </w:rPr>
        <w:t>当超出同时访问的限制时，进行阻塞等待，当同时访问量达到要求时，使阻塞的操作</w:t>
      </w:r>
      <w:r w:rsidR="0087600F">
        <w:rPr>
          <w:rFonts w:hint="eastAsia"/>
        </w:rPr>
        <w:t>获取</w:t>
      </w:r>
      <w:r w:rsidR="00364235">
        <w:rPr>
          <w:rFonts w:hint="eastAsia"/>
        </w:rPr>
        <w:t>访问</w:t>
      </w:r>
      <w:r w:rsidR="0087600F">
        <w:rPr>
          <w:rFonts w:hint="eastAsia"/>
        </w:rPr>
        <w:t>权限</w:t>
      </w:r>
      <w:r w:rsidR="00364235">
        <w:rPr>
          <w:rFonts w:hint="eastAsia"/>
        </w:rPr>
        <w:t>。</w:t>
      </w:r>
    </w:p>
    <w:p w14:paraId="69DB9E66" w14:textId="2D069331" w:rsidR="004A3198" w:rsidRDefault="006225F2">
      <w:pPr>
        <w:ind w:firstLine="480"/>
      </w:pPr>
      <w:r>
        <w:rPr>
          <w:rFonts w:hint="eastAsia"/>
        </w:rPr>
        <w:t>2</w:t>
      </w:r>
      <w:r>
        <w:rPr>
          <w:rFonts w:hint="eastAsia"/>
        </w:rPr>
        <w:t>）在程序运行的过程中，如遇突发事件时，如断电、断网，要保证</w:t>
      </w:r>
      <w:commentRangeStart w:id="19"/>
      <w:r>
        <w:rPr>
          <w:rFonts w:hint="eastAsia"/>
        </w:rPr>
        <w:t>操作的一致性</w:t>
      </w:r>
      <w:commentRangeEnd w:id="19"/>
      <w:r w:rsidR="002A7668">
        <w:rPr>
          <w:rStyle w:val="af5"/>
        </w:rPr>
        <w:commentReference w:id="19"/>
      </w:r>
      <w:r>
        <w:rPr>
          <w:rFonts w:hint="eastAsia"/>
        </w:rPr>
        <w:t>。</w:t>
      </w:r>
      <w:ins w:id="20" w:author="穆鹏飞" w:date="2017-05-03T22:22:00Z">
        <w:r w:rsidR="00481885">
          <w:rPr>
            <w:rFonts w:hint="eastAsia"/>
          </w:rPr>
          <w:t>遇到突发事件时，</w:t>
        </w:r>
      </w:ins>
      <w:ins w:id="21" w:author="穆鹏飞" w:date="2017-05-03T22:26:00Z">
        <w:r w:rsidR="00481885">
          <w:rPr>
            <w:rFonts w:hint="eastAsia"/>
          </w:rPr>
          <w:t>对于涉及的数据操作，</w:t>
        </w:r>
      </w:ins>
      <w:ins w:id="22" w:author="穆鹏飞" w:date="2017-05-03T22:27:00Z">
        <w:r w:rsidR="00481885">
          <w:rPr>
            <w:rFonts w:hint="eastAsia"/>
          </w:rPr>
          <w:t>要保证能够自动回滚。</w:t>
        </w:r>
      </w:ins>
      <w:bookmarkStart w:id="23" w:name="_GoBack"/>
      <w:bookmarkEnd w:id="23"/>
    </w:p>
    <w:p w14:paraId="4A8D458B" w14:textId="1077AA7F" w:rsidR="004A3198" w:rsidRDefault="006225F2" w:rsidP="008C63A8">
      <w:pPr>
        <w:pStyle w:val="2"/>
      </w:pPr>
      <w:bookmarkStart w:id="24" w:name="_Toc480753587"/>
      <w:r>
        <w:rPr>
          <w:rFonts w:hint="eastAsia"/>
        </w:rPr>
        <w:t xml:space="preserve">2.4 </w:t>
      </w:r>
      <w:r>
        <w:rPr>
          <w:rFonts w:hint="eastAsia"/>
        </w:rPr>
        <w:t>运行环境</w:t>
      </w:r>
      <w:bookmarkEnd w:id="24"/>
    </w:p>
    <w:p w14:paraId="28B1CF12" w14:textId="519251FA" w:rsidR="004A3198" w:rsidRDefault="006225F2">
      <w:pPr>
        <w:ind w:firstLine="480"/>
      </w:pPr>
      <w:r>
        <w:rPr>
          <w:rFonts w:hint="eastAsia"/>
        </w:rPr>
        <w:t>需</w:t>
      </w:r>
      <w:r w:rsidR="00446CA5">
        <w:rPr>
          <w:rFonts w:hint="eastAsia"/>
        </w:rPr>
        <w:t>安装</w:t>
      </w:r>
      <w:r>
        <w:rPr>
          <w:rFonts w:hint="eastAsia"/>
        </w:rPr>
        <w:t>1.8</w:t>
      </w:r>
      <w:r>
        <w:rPr>
          <w:rFonts w:hint="eastAsia"/>
        </w:rPr>
        <w:t>版本</w:t>
      </w:r>
      <w:r w:rsidR="00446CA5">
        <w:rPr>
          <w:rFonts w:hint="eastAsia"/>
        </w:rPr>
        <w:t>及以上</w:t>
      </w:r>
      <w:r>
        <w:rPr>
          <w:rFonts w:hint="eastAsia"/>
        </w:rPr>
        <w:t>的</w:t>
      </w:r>
      <w:r>
        <w:rPr>
          <w:rFonts w:hint="eastAsia"/>
        </w:rPr>
        <w:t>JDK</w:t>
      </w:r>
      <w:r>
        <w:rPr>
          <w:rFonts w:hint="eastAsia"/>
        </w:rPr>
        <w:t>，同时需对</w:t>
      </w:r>
      <w:r>
        <w:rPr>
          <w:rFonts w:hint="eastAsia"/>
        </w:rPr>
        <w:t>Maven</w:t>
      </w:r>
      <w:r>
        <w:rPr>
          <w:rFonts w:hint="eastAsia"/>
        </w:rPr>
        <w:t>进行如下安装配置：</w:t>
      </w:r>
    </w:p>
    <w:tbl>
      <w:tblPr>
        <w:tblStyle w:val="af"/>
        <w:tblW w:w="8296" w:type="dxa"/>
        <w:tblLayout w:type="fixed"/>
        <w:tblLook w:val="04A0" w:firstRow="1" w:lastRow="0" w:firstColumn="1" w:lastColumn="0" w:noHBand="0" w:noVBand="1"/>
      </w:tblPr>
      <w:tblGrid>
        <w:gridCol w:w="8296"/>
      </w:tblGrid>
      <w:tr w:rsidR="004A3198" w14:paraId="42109381" w14:textId="77777777">
        <w:tc>
          <w:tcPr>
            <w:tcW w:w="8296" w:type="dxa"/>
          </w:tcPr>
          <w:p w14:paraId="4861BCC1" w14:textId="77777777" w:rsidR="004A3198" w:rsidRDefault="006225F2">
            <w:pPr>
              <w:ind w:firstLine="480"/>
              <w:rPr>
                <w:color w:val="505050"/>
                <w:szCs w:val="24"/>
              </w:rPr>
            </w:pPr>
            <w:r>
              <w:rPr>
                <w:szCs w:val="24"/>
              </w:rPr>
              <w:t>&lt;dependencies&gt;</w:t>
            </w:r>
          </w:p>
          <w:p w14:paraId="6893226F" w14:textId="77777777" w:rsidR="004A3198" w:rsidRDefault="006225F2">
            <w:pPr>
              <w:ind w:firstLine="480"/>
              <w:rPr>
                <w:color w:val="505050"/>
                <w:szCs w:val="24"/>
              </w:rPr>
            </w:pPr>
            <w:r>
              <w:rPr>
                <w:color w:val="505050"/>
                <w:szCs w:val="24"/>
              </w:rPr>
              <w:tab/>
            </w:r>
            <w:r>
              <w:rPr>
                <w:szCs w:val="24"/>
              </w:rPr>
              <w:t>&lt;dependency&gt;</w:t>
            </w:r>
          </w:p>
          <w:p w14:paraId="6F9CF2DC" w14:textId="77777777" w:rsidR="004A3198" w:rsidRDefault="006225F2">
            <w:pPr>
              <w:ind w:firstLine="480"/>
              <w:rPr>
                <w:szCs w:val="24"/>
              </w:rPr>
            </w:pPr>
            <w:r>
              <w:rPr>
                <w:color w:val="505050"/>
                <w:szCs w:val="24"/>
              </w:rPr>
              <w:tab/>
            </w:r>
            <w:r>
              <w:rPr>
                <w:color w:val="505050"/>
                <w:szCs w:val="24"/>
              </w:rPr>
              <w:tab/>
            </w:r>
            <w:r>
              <w:rPr>
                <w:szCs w:val="24"/>
              </w:rPr>
              <w:t>&lt;</w:t>
            </w:r>
            <w:proofErr w:type="spellStart"/>
            <w:r>
              <w:rPr>
                <w:szCs w:val="24"/>
              </w:rPr>
              <w:t>groupId</w:t>
            </w:r>
            <w:proofErr w:type="spellEnd"/>
            <w:r>
              <w:rPr>
                <w:szCs w:val="24"/>
              </w:rPr>
              <w:t>&gt;</w:t>
            </w:r>
            <w:proofErr w:type="spellStart"/>
            <w:r>
              <w:rPr>
                <w:szCs w:val="24"/>
              </w:rPr>
              <w:t>com.Bladejava</w:t>
            </w:r>
            <w:proofErr w:type="spellEnd"/>
            <w:r>
              <w:rPr>
                <w:szCs w:val="24"/>
              </w:rPr>
              <w:t>&lt;/</w:t>
            </w:r>
            <w:proofErr w:type="spellStart"/>
            <w:r>
              <w:rPr>
                <w:szCs w:val="24"/>
              </w:rPr>
              <w:t>groupId</w:t>
            </w:r>
            <w:proofErr w:type="spellEnd"/>
            <w:r>
              <w:rPr>
                <w:szCs w:val="24"/>
              </w:rPr>
              <w:t>&gt;</w:t>
            </w:r>
          </w:p>
          <w:p w14:paraId="731DC965" w14:textId="77777777" w:rsidR="004A3198" w:rsidRDefault="006225F2">
            <w:pPr>
              <w:ind w:firstLine="480"/>
              <w:rPr>
                <w:szCs w:val="24"/>
              </w:rPr>
            </w:pPr>
            <w:r>
              <w:rPr>
                <w:szCs w:val="24"/>
              </w:rPr>
              <w:tab/>
            </w:r>
            <w:r>
              <w:rPr>
                <w:szCs w:val="24"/>
              </w:rPr>
              <w:tab/>
              <w:t>&lt;</w:t>
            </w:r>
            <w:proofErr w:type="spellStart"/>
            <w:r>
              <w:rPr>
                <w:szCs w:val="24"/>
              </w:rPr>
              <w:t>artifactId</w:t>
            </w:r>
            <w:proofErr w:type="spellEnd"/>
            <w:r>
              <w:rPr>
                <w:szCs w:val="24"/>
              </w:rPr>
              <w:t>&gt;Blade-core&lt;/</w:t>
            </w:r>
            <w:proofErr w:type="spellStart"/>
            <w:r>
              <w:rPr>
                <w:szCs w:val="24"/>
              </w:rPr>
              <w:t>artifactId</w:t>
            </w:r>
            <w:proofErr w:type="spellEnd"/>
            <w:r>
              <w:rPr>
                <w:szCs w:val="24"/>
              </w:rPr>
              <w:t>&gt;</w:t>
            </w:r>
          </w:p>
          <w:p w14:paraId="58C4220C" w14:textId="77777777" w:rsidR="004A3198" w:rsidRDefault="006225F2">
            <w:pPr>
              <w:ind w:firstLine="480"/>
              <w:rPr>
                <w:szCs w:val="24"/>
              </w:rPr>
            </w:pPr>
            <w:r>
              <w:rPr>
                <w:szCs w:val="24"/>
              </w:rPr>
              <w:tab/>
            </w:r>
            <w:r>
              <w:rPr>
                <w:szCs w:val="24"/>
              </w:rPr>
              <w:tab/>
              <w:t>&lt;version&gt;1.7.2-beta&lt;/version&gt;</w:t>
            </w:r>
          </w:p>
          <w:p w14:paraId="775B1806" w14:textId="77777777" w:rsidR="004A3198" w:rsidRDefault="006225F2">
            <w:pPr>
              <w:ind w:firstLine="480"/>
              <w:rPr>
                <w:szCs w:val="24"/>
              </w:rPr>
            </w:pPr>
            <w:r>
              <w:rPr>
                <w:szCs w:val="24"/>
              </w:rPr>
              <w:tab/>
              <w:t>&lt;/dependency&gt;</w:t>
            </w:r>
          </w:p>
          <w:p w14:paraId="7CB58D12" w14:textId="77777777" w:rsidR="004A3198" w:rsidRDefault="006225F2">
            <w:pPr>
              <w:ind w:firstLine="480"/>
              <w:rPr>
                <w:szCs w:val="24"/>
              </w:rPr>
            </w:pPr>
            <w:r>
              <w:rPr>
                <w:szCs w:val="24"/>
              </w:rPr>
              <w:tab/>
              <w:t>&lt;dependency&gt;</w:t>
            </w:r>
          </w:p>
          <w:p w14:paraId="5BF1E525" w14:textId="77777777" w:rsidR="004A3198" w:rsidRDefault="006225F2">
            <w:pPr>
              <w:ind w:firstLine="480"/>
              <w:rPr>
                <w:szCs w:val="24"/>
              </w:rPr>
            </w:pPr>
            <w:r>
              <w:rPr>
                <w:szCs w:val="24"/>
              </w:rPr>
              <w:tab/>
            </w:r>
            <w:r>
              <w:rPr>
                <w:szCs w:val="24"/>
              </w:rPr>
              <w:tab/>
              <w:t>&lt;</w:t>
            </w:r>
            <w:proofErr w:type="spellStart"/>
            <w:r>
              <w:rPr>
                <w:szCs w:val="24"/>
              </w:rPr>
              <w:t>groupId</w:t>
            </w:r>
            <w:proofErr w:type="spellEnd"/>
            <w:r>
              <w:rPr>
                <w:szCs w:val="24"/>
              </w:rPr>
              <w:t>&gt;</w:t>
            </w:r>
            <w:proofErr w:type="spellStart"/>
            <w:r>
              <w:rPr>
                <w:szCs w:val="24"/>
              </w:rPr>
              <w:t>com.Bladejava</w:t>
            </w:r>
            <w:proofErr w:type="spellEnd"/>
            <w:r>
              <w:rPr>
                <w:szCs w:val="24"/>
              </w:rPr>
              <w:t>&lt;/</w:t>
            </w:r>
            <w:proofErr w:type="spellStart"/>
            <w:r>
              <w:rPr>
                <w:szCs w:val="24"/>
              </w:rPr>
              <w:t>groupId</w:t>
            </w:r>
            <w:proofErr w:type="spellEnd"/>
            <w:r>
              <w:rPr>
                <w:szCs w:val="24"/>
              </w:rPr>
              <w:t>&gt;</w:t>
            </w:r>
          </w:p>
          <w:p w14:paraId="69F0B526" w14:textId="77777777" w:rsidR="004A3198" w:rsidRDefault="006225F2">
            <w:pPr>
              <w:ind w:firstLine="480"/>
              <w:rPr>
                <w:szCs w:val="24"/>
              </w:rPr>
            </w:pPr>
            <w:r>
              <w:rPr>
                <w:szCs w:val="24"/>
              </w:rPr>
              <w:tab/>
            </w:r>
            <w:r>
              <w:rPr>
                <w:szCs w:val="24"/>
              </w:rPr>
              <w:tab/>
              <w:t>&lt;</w:t>
            </w:r>
            <w:proofErr w:type="spellStart"/>
            <w:r>
              <w:rPr>
                <w:szCs w:val="24"/>
              </w:rPr>
              <w:t>artifactId</w:t>
            </w:r>
            <w:proofErr w:type="spellEnd"/>
            <w:r>
              <w:rPr>
                <w:szCs w:val="24"/>
              </w:rPr>
              <w:t>&gt;Blade-embed-jetty&lt;/</w:t>
            </w:r>
            <w:proofErr w:type="spellStart"/>
            <w:r>
              <w:rPr>
                <w:szCs w:val="24"/>
              </w:rPr>
              <w:t>artifactId</w:t>
            </w:r>
            <w:proofErr w:type="spellEnd"/>
            <w:r>
              <w:rPr>
                <w:szCs w:val="24"/>
              </w:rPr>
              <w:t>&gt;</w:t>
            </w:r>
          </w:p>
          <w:p w14:paraId="5262648C" w14:textId="77777777" w:rsidR="004A3198" w:rsidRDefault="006225F2">
            <w:pPr>
              <w:ind w:firstLine="480"/>
              <w:rPr>
                <w:szCs w:val="24"/>
              </w:rPr>
            </w:pPr>
            <w:r>
              <w:rPr>
                <w:szCs w:val="24"/>
              </w:rPr>
              <w:tab/>
            </w:r>
            <w:r>
              <w:rPr>
                <w:szCs w:val="24"/>
              </w:rPr>
              <w:tab/>
              <w:t>&lt;version&gt;0.1.3&lt;/version&gt;</w:t>
            </w:r>
          </w:p>
          <w:p w14:paraId="23B81E5C" w14:textId="77777777" w:rsidR="004A3198" w:rsidRDefault="006225F2">
            <w:pPr>
              <w:ind w:firstLine="480"/>
              <w:rPr>
                <w:szCs w:val="24"/>
              </w:rPr>
            </w:pPr>
            <w:r>
              <w:rPr>
                <w:szCs w:val="24"/>
              </w:rPr>
              <w:tab/>
              <w:t>&lt;/dependency&gt;</w:t>
            </w:r>
          </w:p>
          <w:p w14:paraId="69717E8B" w14:textId="77777777" w:rsidR="004A3198" w:rsidRDefault="006225F2">
            <w:pPr>
              <w:ind w:firstLineChars="0" w:firstLine="0"/>
              <w:rPr>
                <w:szCs w:val="24"/>
              </w:rPr>
            </w:pPr>
            <w:r>
              <w:rPr>
                <w:szCs w:val="24"/>
              </w:rPr>
              <w:tab/>
              <w:t>&lt;/dependencies&gt;</w:t>
            </w:r>
          </w:p>
        </w:tc>
      </w:tr>
    </w:tbl>
    <w:p w14:paraId="10F7A31E" w14:textId="77777777" w:rsidR="004A3198" w:rsidRDefault="006225F2">
      <w:pPr>
        <w:pStyle w:val="1"/>
      </w:pPr>
      <w:bookmarkStart w:id="25" w:name="_Toc480753589"/>
      <w:r>
        <w:rPr>
          <w:rFonts w:hint="eastAsia"/>
        </w:rPr>
        <w:t>3</w:t>
      </w:r>
      <w:r>
        <w:rPr>
          <w:rFonts w:hint="eastAsia"/>
        </w:rPr>
        <w:t>需求分析</w:t>
      </w:r>
      <w:bookmarkEnd w:id="25"/>
    </w:p>
    <w:p w14:paraId="073974EB" w14:textId="2A01AF41" w:rsidR="004A3198" w:rsidRDefault="006225F2">
      <w:pPr>
        <w:ind w:firstLine="480"/>
      </w:pPr>
      <w:r>
        <w:rPr>
          <w:rFonts w:hint="eastAsia"/>
        </w:rPr>
        <w:t>软件需求包括</w:t>
      </w:r>
      <w:r>
        <w:rPr>
          <w:rFonts w:hint="eastAsia"/>
        </w:rPr>
        <w:t>3</w:t>
      </w:r>
      <w:r>
        <w:rPr>
          <w:rFonts w:hint="eastAsia"/>
        </w:rPr>
        <w:t>个不同的层次――业务需求、</w:t>
      </w:r>
      <w:commentRangeStart w:id="26"/>
      <w:r>
        <w:rPr>
          <w:rFonts w:hint="eastAsia"/>
        </w:rPr>
        <w:t>用户需求</w:t>
      </w:r>
      <w:commentRangeEnd w:id="26"/>
      <w:r w:rsidR="002A7668">
        <w:rPr>
          <w:rStyle w:val="af5"/>
        </w:rPr>
        <w:commentReference w:id="26"/>
      </w:r>
      <w:del w:id="27" w:author="liuchao" w:date="2017-04-28T11:15:00Z">
        <w:r w:rsidDel="002A7668">
          <w:rPr>
            <w:rFonts w:hint="eastAsia"/>
          </w:rPr>
          <w:delText>和</w:delText>
        </w:r>
      </w:del>
      <w:ins w:id="28" w:author="liuchao" w:date="2017-04-28T11:15:00Z">
        <w:r w:rsidR="002A7668">
          <w:rPr>
            <w:rFonts w:hint="eastAsia"/>
          </w:rPr>
          <w:t>，以及</w:t>
        </w:r>
      </w:ins>
      <w:r>
        <w:rPr>
          <w:rFonts w:hint="eastAsia"/>
        </w:rPr>
        <w:t>功能需求</w:t>
      </w:r>
      <w:del w:id="29" w:author="liuchao" w:date="2017-04-28T11:14:00Z">
        <w:r w:rsidDel="002A7668">
          <w:rPr>
            <w:rFonts w:hint="eastAsia"/>
          </w:rPr>
          <w:delText>。除此之外，每个系统还有各种</w:delText>
        </w:r>
      </w:del>
      <w:ins w:id="30" w:author="liuchao" w:date="2017-04-28T11:15:00Z">
        <w:del w:id="31" w:author="穆鹏飞" w:date="2017-05-03T22:21:00Z">
          <w:r w:rsidR="002A7668" w:rsidDel="00D131E0">
            <w:rPr>
              <w:rFonts w:hint="eastAsia"/>
            </w:rPr>
            <w:delText>和</w:delText>
          </w:r>
        </w:del>
      </w:ins>
      <w:ins w:id="32" w:author="穆鹏飞" w:date="2017-05-03T22:21:00Z">
        <w:r w:rsidR="00D131E0">
          <w:rPr>
            <w:rFonts w:hint="eastAsia"/>
          </w:rPr>
          <w:t>，</w:t>
        </w:r>
      </w:ins>
      <w:commentRangeStart w:id="33"/>
      <w:r>
        <w:rPr>
          <w:rFonts w:hint="eastAsia"/>
        </w:rPr>
        <w:t>非功能需求</w:t>
      </w:r>
      <w:commentRangeEnd w:id="33"/>
      <w:r w:rsidR="002A7668">
        <w:rPr>
          <w:rStyle w:val="af5"/>
        </w:rPr>
        <w:commentReference w:id="33"/>
      </w:r>
      <w:ins w:id="34" w:author="穆鹏飞" w:date="2017-05-03T22:21:00Z">
        <w:r w:rsidR="00D131E0">
          <w:rPr>
            <w:rFonts w:hint="eastAsia"/>
          </w:rPr>
          <w:t>和系统需求</w:t>
        </w:r>
      </w:ins>
      <w:r>
        <w:rPr>
          <w:rFonts w:hint="eastAsia"/>
        </w:rPr>
        <w:t>。</w:t>
      </w:r>
      <w:r>
        <w:rPr>
          <w:rFonts w:hint="eastAsia"/>
        </w:rPr>
        <w:t xml:space="preserve"> </w:t>
      </w:r>
    </w:p>
    <w:p w14:paraId="424705A1" w14:textId="77777777" w:rsidR="004A3198" w:rsidRDefault="006225F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39AFDC69" w14:textId="77777777" w:rsidR="004A3198" w:rsidRDefault="006225F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proofErr w:type="spellStart"/>
      <w:r>
        <w:rPr>
          <w:rFonts w:hint="eastAsia"/>
        </w:rPr>
        <w:t>behavoral</w:t>
      </w:r>
      <w:proofErr w:type="spellEnd"/>
      <w:r>
        <w:rPr>
          <w:rFonts w:hint="eastAsia"/>
        </w:rPr>
        <w:t xml:space="preserve">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2AA789B4" w14:textId="77777777" w:rsidR="004A3198" w:rsidRDefault="006225F2">
      <w:pPr>
        <w:ind w:firstLine="480"/>
      </w:pPr>
      <w:r>
        <w:rPr>
          <w:rFonts w:hint="eastAsia"/>
        </w:rPr>
        <w:t>系统需求（</w:t>
      </w:r>
      <w:r>
        <w:rPr>
          <w:rFonts w:hint="eastAsia"/>
        </w:rPr>
        <w:t>system requirement</w:t>
      </w:r>
      <w:r>
        <w:rPr>
          <w:rFonts w:hint="eastAsia"/>
        </w:rPr>
        <w:t>）用于描述系统软硬件的运行时需求。</w:t>
      </w:r>
    </w:p>
    <w:p w14:paraId="785A84E5" w14:textId="77777777" w:rsidR="004A3198" w:rsidRDefault="006225F2">
      <w:pPr>
        <w:pStyle w:val="2"/>
      </w:pPr>
      <w:bookmarkStart w:id="35" w:name="_Toc480753590"/>
      <w:commentRangeStart w:id="36"/>
      <w:r>
        <w:rPr>
          <w:rFonts w:hint="eastAsia"/>
        </w:rPr>
        <w:t xml:space="preserve">3.1 </w:t>
      </w:r>
      <w:r>
        <w:rPr>
          <w:rFonts w:hint="eastAsia"/>
        </w:rPr>
        <w:t>业务需求</w:t>
      </w:r>
      <w:bookmarkEnd w:id="35"/>
      <w:commentRangeEnd w:id="36"/>
      <w:r w:rsidR="009906E3">
        <w:rPr>
          <w:rStyle w:val="af5"/>
          <w:rFonts w:cstheme="minorBidi"/>
          <w:b w:val="0"/>
          <w:bCs w:val="0"/>
        </w:rPr>
        <w:commentReference w:id="36"/>
      </w:r>
    </w:p>
    <w:p w14:paraId="43A94279" w14:textId="5697CC53" w:rsidR="004A3198" w:rsidRDefault="006225F2">
      <w:pPr>
        <w:ind w:firstLine="480"/>
      </w:pPr>
      <w:r>
        <w:rPr>
          <w:rFonts w:hint="eastAsia"/>
        </w:rPr>
        <w:t>Blade</w:t>
      </w:r>
      <w:r>
        <w:rPr>
          <w:rFonts w:hint="eastAsia"/>
        </w:rPr>
        <w:t>旨在提供轻便简洁的</w:t>
      </w:r>
      <w:proofErr w:type="spellStart"/>
      <w:r>
        <w:rPr>
          <w:rFonts w:hint="eastAsia"/>
        </w:rPr>
        <w:t>JavaWeb</w:t>
      </w:r>
      <w:proofErr w:type="spellEnd"/>
      <w:r>
        <w:rPr>
          <w:rFonts w:hint="eastAsia"/>
        </w:rPr>
        <w:t>开发，从开发人员角度，</w:t>
      </w:r>
      <w:r>
        <w:rPr>
          <w:rFonts w:hint="eastAsia"/>
        </w:rPr>
        <w:t>Blade</w:t>
      </w:r>
      <w:r w:rsidR="005E11DB">
        <w:rPr>
          <w:rFonts w:hint="eastAsia"/>
        </w:rPr>
        <w:t>框架应满足用户如下业务</w:t>
      </w:r>
      <w:r>
        <w:rPr>
          <w:rFonts w:hint="eastAsia"/>
        </w:rPr>
        <w:t>需求：</w:t>
      </w:r>
    </w:p>
    <w:p w14:paraId="4F67EA68" w14:textId="3A13C196" w:rsidR="004A3198" w:rsidRDefault="006225F2">
      <w:pPr>
        <w:ind w:firstLine="480"/>
      </w:pPr>
      <w:r>
        <w:rPr>
          <w:rFonts w:hint="eastAsia"/>
        </w:rPr>
        <w:t>1</w:t>
      </w:r>
      <w:r>
        <w:rPr>
          <w:rFonts w:hint="eastAsia"/>
        </w:rPr>
        <w:t>）</w:t>
      </w:r>
      <w:r w:rsidR="004036F6">
        <w:rPr>
          <w:rFonts w:hint="eastAsia"/>
        </w:rPr>
        <w:t xml:space="preserve"> </w:t>
      </w:r>
      <w:r>
        <w:rPr>
          <w:rFonts w:hint="eastAsia"/>
        </w:rPr>
        <w:t>开发人员能够在默认配置环境下快速开发，而无需手动配置众多配置项。</w:t>
      </w:r>
    </w:p>
    <w:p w14:paraId="60987870" w14:textId="77777777" w:rsidR="004A3198" w:rsidRDefault="006225F2">
      <w:pPr>
        <w:ind w:firstLine="480"/>
      </w:pPr>
      <w:r>
        <w:rPr>
          <w:rFonts w:hint="eastAsia"/>
        </w:rPr>
        <w:t>2</w:t>
      </w:r>
      <w:r>
        <w:rPr>
          <w:rFonts w:hint="eastAsia"/>
        </w:rPr>
        <w:t>）开发人员能够在必要时刻快速修改和配置选项。</w:t>
      </w:r>
    </w:p>
    <w:p w14:paraId="545146AA" w14:textId="77777777" w:rsidR="004A3198" w:rsidRDefault="006225F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4D10C9C3" w14:textId="77777777" w:rsidR="004A3198" w:rsidRDefault="006225F2">
      <w:pPr>
        <w:ind w:firstLine="480"/>
      </w:pPr>
      <w:r>
        <w:rPr>
          <w:rFonts w:hint="eastAsia"/>
        </w:rPr>
        <w:t>4</w:t>
      </w:r>
      <w:r>
        <w:rPr>
          <w:rFonts w:hint="eastAsia"/>
        </w:rPr>
        <w:t>）开发人员能够通过框架构建网络请求响应的处理逻辑。</w:t>
      </w:r>
    </w:p>
    <w:p w14:paraId="18192E29" w14:textId="77777777" w:rsidR="004A3198" w:rsidRDefault="006225F2">
      <w:pPr>
        <w:ind w:firstLine="480"/>
      </w:pPr>
      <w:r>
        <w:rPr>
          <w:rFonts w:hint="eastAsia"/>
        </w:rPr>
        <w:t>5</w:t>
      </w:r>
      <w:r>
        <w:rPr>
          <w:rFonts w:hint="eastAsia"/>
        </w:rPr>
        <w:t>）开发人员能够选择性的过滤不安全的请求。</w:t>
      </w:r>
    </w:p>
    <w:p w14:paraId="190C9916" w14:textId="77777777" w:rsidR="004A3198" w:rsidRDefault="006225F2">
      <w:pPr>
        <w:ind w:firstLine="480"/>
      </w:pPr>
      <w:r>
        <w:rPr>
          <w:rFonts w:hint="eastAsia"/>
        </w:rPr>
        <w:t>从浏览器的角度看，</w:t>
      </w:r>
      <w:r>
        <w:rPr>
          <w:rFonts w:hint="eastAsia"/>
        </w:rPr>
        <w:t>Blade</w:t>
      </w:r>
      <w:r>
        <w:rPr>
          <w:rFonts w:hint="eastAsia"/>
        </w:rPr>
        <w:t>应满足用户如下业务需求：</w:t>
      </w:r>
    </w:p>
    <w:p w14:paraId="1359B1B1" w14:textId="77777777" w:rsidR="004A3198" w:rsidRDefault="006225F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应接受浏览器发送的响应，并通过业务处理逻辑向浏览器返回预期的响应结果。</w:t>
      </w:r>
    </w:p>
    <w:p w14:paraId="73029ED3" w14:textId="77777777" w:rsidR="004A3198" w:rsidRDefault="006225F2">
      <w:pPr>
        <w:ind w:firstLine="480"/>
      </w:pPr>
      <w:r>
        <w:rPr>
          <w:rFonts w:hint="eastAsia"/>
        </w:rPr>
        <w:t>2</w:t>
      </w:r>
      <w:r>
        <w:rPr>
          <w:rFonts w:hint="eastAsia"/>
        </w:rPr>
        <w:t>）浏览器应接收到符合</w:t>
      </w:r>
      <w:r>
        <w:rPr>
          <w:rFonts w:hint="eastAsia"/>
        </w:rPr>
        <w:t>Http</w:t>
      </w:r>
      <w:r>
        <w:rPr>
          <w:rFonts w:hint="eastAsia"/>
        </w:rPr>
        <w:t>规范的响应数据。</w:t>
      </w:r>
    </w:p>
    <w:p w14:paraId="46940873" w14:textId="77777777" w:rsidR="004A3198" w:rsidRDefault="006225F2">
      <w:pPr>
        <w:pStyle w:val="2"/>
      </w:pPr>
      <w:bookmarkStart w:id="37" w:name="_Toc478140211"/>
      <w:bookmarkStart w:id="38" w:name="_Toc480753591"/>
      <w:r>
        <w:rPr>
          <w:rFonts w:hint="eastAsia"/>
        </w:rPr>
        <w:t xml:space="preserve">3.2 </w:t>
      </w:r>
      <w:r>
        <w:rPr>
          <w:rFonts w:hint="eastAsia"/>
        </w:rPr>
        <w:t>功能需求</w:t>
      </w:r>
      <w:bookmarkEnd w:id="37"/>
      <w:bookmarkEnd w:id="38"/>
    </w:p>
    <w:p w14:paraId="38151119" w14:textId="77777777" w:rsidR="004A3198" w:rsidRDefault="006225F2">
      <w:pPr>
        <w:ind w:firstLine="482"/>
        <w:rPr>
          <w:b/>
        </w:rPr>
      </w:pPr>
      <w:r>
        <w:rPr>
          <w:rFonts w:hint="eastAsia"/>
          <w:b/>
        </w:rPr>
        <w:t>1</w:t>
      </w:r>
      <w:r>
        <w:rPr>
          <w:rFonts w:hint="eastAsia"/>
          <w:b/>
        </w:rPr>
        <w:t>）</w:t>
      </w:r>
      <w:bookmarkStart w:id="39" w:name="OLE_LINK21"/>
      <w:bookmarkStart w:id="40" w:name="OLE_LINK22"/>
      <w:r>
        <w:rPr>
          <w:b/>
        </w:rPr>
        <w:t>IOC</w:t>
      </w:r>
      <w:bookmarkStart w:id="41" w:name="OLE_LINK1"/>
      <w:bookmarkStart w:id="42" w:name="OLE_LINK5"/>
      <w:bookmarkStart w:id="43" w:name="OLE_LINK2"/>
      <w:r>
        <w:rPr>
          <w:rFonts w:hint="eastAsia"/>
          <w:b/>
        </w:rPr>
        <w:t>功能</w:t>
      </w:r>
      <w:bookmarkEnd w:id="39"/>
      <w:bookmarkEnd w:id="40"/>
      <w:bookmarkEnd w:id="41"/>
      <w:bookmarkEnd w:id="42"/>
      <w:bookmarkEnd w:id="43"/>
    </w:p>
    <w:p w14:paraId="1B3DC673" w14:textId="77777777" w:rsidR="004A3198" w:rsidRDefault="006225F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sidR="009803D7">
        <w:rPr>
          <w:rFonts w:hint="eastAsia"/>
          <w:shd w:val="clear" w:color="auto" w:fill="FFFFFF"/>
        </w:rPr>
        <w:t>不仅</w:t>
      </w:r>
      <w:r w:rsidR="009803D7">
        <w:rPr>
          <w:shd w:val="clear" w:color="auto" w:fill="FFFFFF"/>
        </w:rPr>
        <w:t>是一种技术，</w:t>
      </w:r>
      <w:r w:rsidR="009803D7">
        <w:rPr>
          <w:rFonts w:hint="eastAsia"/>
          <w:shd w:val="clear" w:color="auto" w:fill="FFFFFF"/>
        </w:rPr>
        <w:t>更</w:t>
      </w:r>
      <w:r>
        <w:rPr>
          <w:shd w:val="clear" w:color="auto" w:fill="FFFFFF"/>
        </w:rPr>
        <w:t>是一种思想，一个重要的面向对象编程的法则，它能指导我们如何</w:t>
      </w:r>
      <w:proofErr w:type="gramStart"/>
      <w:r>
        <w:rPr>
          <w:shd w:val="clear" w:color="auto" w:fill="FFFFFF"/>
        </w:rPr>
        <w:t>设计出松耦合</w:t>
      </w:r>
      <w:proofErr w:type="gramEnd"/>
      <w:r>
        <w:rPr>
          <w:shd w:val="clear" w:color="auto" w:fill="FFFFFF"/>
        </w:rPr>
        <w:t>、更优良的程序。传统应用程序都是由我们在</w:t>
      </w:r>
      <w:proofErr w:type="gramStart"/>
      <w:r>
        <w:rPr>
          <w:shd w:val="clear" w:color="auto" w:fill="FFFFFF"/>
        </w:rPr>
        <w:t>类内部</w:t>
      </w:r>
      <w:proofErr w:type="gramEnd"/>
      <w:r>
        <w:rPr>
          <w:shd w:val="clear" w:color="auto" w:fill="FFFFFF"/>
        </w:rPr>
        <w:t>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BF2DF81" w14:textId="77777777" w:rsidR="004A3198" w:rsidRDefault="006225F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w:t>
      </w:r>
      <w:proofErr w:type="gramStart"/>
      <w:r>
        <w:rPr>
          <w:shd w:val="clear" w:color="auto" w:fill="FFFFFF"/>
        </w:rPr>
        <w:t>帮对象找相应</w:t>
      </w:r>
      <w:proofErr w:type="gramEnd"/>
      <w:r>
        <w:rPr>
          <w:shd w:val="clear" w:color="auto" w:fill="FFFFFF"/>
        </w:rPr>
        <w:t>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1F751468" w14:textId="77777777" w:rsidR="004A3198" w:rsidRDefault="006225F2">
      <w:pPr>
        <w:ind w:firstLine="482"/>
        <w:rPr>
          <w:b/>
        </w:rPr>
      </w:pPr>
      <w:r>
        <w:rPr>
          <w:rFonts w:hint="eastAsia"/>
          <w:b/>
        </w:rPr>
        <w:t>2</w:t>
      </w:r>
      <w:r>
        <w:rPr>
          <w:rFonts w:hint="eastAsia"/>
          <w:b/>
        </w:rPr>
        <w:t>）</w:t>
      </w:r>
      <w:bookmarkStart w:id="44" w:name="OLE_LINK23"/>
      <w:bookmarkStart w:id="45" w:name="OLE_LINK24"/>
      <w:r>
        <w:rPr>
          <w:rFonts w:hint="eastAsia"/>
          <w:b/>
        </w:rPr>
        <w:t>配置管理</w:t>
      </w:r>
      <w:bookmarkStart w:id="46" w:name="OLE_LINK8"/>
      <w:bookmarkStart w:id="47" w:name="OLE_LINK12"/>
      <w:bookmarkStart w:id="48" w:name="OLE_LINK9"/>
      <w:r>
        <w:rPr>
          <w:rFonts w:hint="eastAsia"/>
          <w:b/>
        </w:rPr>
        <w:t>功能</w:t>
      </w:r>
      <w:bookmarkEnd w:id="44"/>
      <w:bookmarkEnd w:id="45"/>
      <w:bookmarkEnd w:id="46"/>
      <w:bookmarkEnd w:id="47"/>
      <w:bookmarkEnd w:id="48"/>
    </w:p>
    <w:p w14:paraId="699CAAA0" w14:textId="77777777" w:rsidR="004A3198" w:rsidRDefault="006225F2">
      <w:pPr>
        <w:ind w:firstLine="480"/>
      </w:pPr>
      <w:r>
        <w:t>Blade</w:t>
      </w:r>
      <w:r>
        <w:rPr>
          <w:rFonts w:hint="eastAsia"/>
        </w:rPr>
        <w:t>框架的一切功能实现的前提就是配置，任何功能在实现之前都需要加载配置文件，配置文件</w:t>
      </w:r>
      <w:r w:rsidR="00FA5DA4">
        <w:rPr>
          <w:rFonts w:hint="eastAsia"/>
        </w:rPr>
        <w:t>使得</w:t>
      </w:r>
      <w:r>
        <w:t>Blade</w:t>
      </w:r>
      <w:r>
        <w:rPr>
          <w:rFonts w:hint="eastAsia"/>
        </w:rPr>
        <w:t>框架在运行时自动</w:t>
      </w:r>
      <w:proofErr w:type="gramStart"/>
      <w:r>
        <w:rPr>
          <w:rFonts w:hint="eastAsia"/>
        </w:rPr>
        <w:t>加载写</w:t>
      </w:r>
      <w:proofErr w:type="gramEnd"/>
      <w:r>
        <w:rPr>
          <w:rFonts w:hint="eastAsia"/>
        </w:rPr>
        <w:t>好的配置文件，通过配置文件的加载，</w:t>
      </w:r>
      <w:r>
        <w:t>Blade</w:t>
      </w:r>
      <w:r>
        <w:rPr>
          <w:rFonts w:hint="eastAsia"/>
        </w:rPr>
        <w:t>系统可以完成以下功能：</w:t>
      </w:r>
    </w:p>
    <w:p w14:paraId="3A4ABBF4" w14:textId="77777777" w:rsidR="004A3198" w:rsidRDefault="006225F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01954D5" w14:textId="77777777" w:rsidR="004A3198" w:rsidRDefault="006225F2">
      <w:pPr>
        <w:ind w:firstLine="480"/>
      </w:pPr>
      <w:r>
        <w:rPr>
          <w:rFonts w:hint="eastAsia"/>
        </w:rPr>
        <w:t>b</w:t>
      </w:r>
      <w:r>
        <w:rPr>
          <w:rFonts w:hint="eastAsia"/>
        </w:rPr>
        <w:t>）获取默认字符编码。</w:t>
      </w:r>
    </w:p>
    <w:p w14:paraId="46D85D60" w14:textId="77777777" w:rsidR="004A3198" w:rsidRDefault="006225F2">
      <w:pPr>
        <w:ind w:firstLine="480"/>
      </w:pPr>
      <w:r>
        <w:rPr>
          <w:rFonts w:hint="eastAsia"/>
        </w:rPr>
        <w:t>c</w:t>
      </w:r>
      <w:r>
        <w:rPr>
          <w:rFonts w:hint="eastAsia"/>
        </w:rPr>
        <w:t>）设置开发者模式、</w:t>
      </w:r>
    </w:p>
    <w:p w14:paraId="7582F839" w14:textId="77777777" w:rsidR="004A3198" w:rsidRDefault="006225F2">
      <w:pPr>
        <w:ind w:firstLine="480"/>
      </w:pPr>
      <w:r>
        <w:rPr>
          <w:rFonts w:hint="eastAsia"/>
        </w:rPr>
        <w:t>d</w:t>
      </w:r>
      <w:r>
        <w:rPr>
          <w:rFonts w:hint="eastAsia"/>
        </w:rPr>
        <w:t>）获取静态文件资源</w:t>
      </w:r>
    </w:p>
    <w:p w14:paraId="3C79A66E" w14:textId="77777777" w:rsidR="004A3198" w:rsidRDefault="006225F2">
      <w:pPr>
        <w:ind w:firstLine="480"/>
      </w:pPr>
      <w:r>
        <w:rPr>
          <w:rFonts w:hint="eastAsia"/>
        </w:rPr>
        <w:t>e</w:t>
      </w:r>
      <w:r>
        <w:rPr>
          <w:rFonts w:hint="eastAsia"/>
        </w:rPr>
        <w:t>）获取</w:t>
      </w:r>
      <w:bookmarkStart w:id="49" w:name="OLE_LINK3"/>
      <w:bookmarkStart w:id="50" w:name="OLE_LINK4"/>
      <w:r>
        <w:rPr>
          <w:rFonts w:hint="eastAsia"/>
        </w:rPr>
        <w:t>Port</w:t>
      </w:r>
      <w:bookmarkEnd w:id="49"/>
      <w:bookmarkEnd w:id="50"/>
      <w:r>
        <w:rPr>
          <w:rFonts w:hint="eastAsia"/>
        </w:rPr>
        <w:t>并对</w:t>
      </w:r>
      <w:r>
        <w:rPr>
          <w:rFonts w:hint="eastAsia"/>
        </w:rPr>
        <w:t>Port</w:t>
      </w:r>
      <w:r>
        <w:rPr>
          <w:rFonts w:hint="eastAsia"/>
        </w:rPr>
        <w:t>进行监听</w:t>
      </w:r>
    </w:p>
    <w:p w14:paraId="21F2B064" w14:textId="77777777" w:rsidR="004A3198" w:rsidRDefault="006225F2">
      <w:pPr>
        <w:ind w:firstLine="480"/>
      </w:pPr>
      <w:r>
        <w:rPr>
          <w:rFonts w:hint="eastAsia"/>
        </w:rPr>
        <w:t>f</w:t>
      </w:r>
      <w:r>
        <w:rPr>
          <w:rFonts w:hint="eastAsia"/>
        </w:rPr>
        <w:t>）将获取到的静态资源添加到静态资源文件夹</w:t>
      </w:r>
    </w:p>
    <w:p w14:paraId="7665AB6A" w14:textId="77777777" w:rsidR="004A3198" w:rsidRDefault="006225F2">
      <w:pPr>
        <w:ind w:firstLine="482"/>
        <w:rPr>
          <w:b/>
        </w:rPr>
      </w:pPr>
      <w:r>
        <w:rPr>
          <w:rFonts w:hint="eastAsia"/>
          <w:b/>
        </w:rPr>
        <w:t>3</w:t>
      </w:r>
      <w:r>
        <w:rPr>
          <w:rFonts w:hint="eastAsia"/>
          <w:b/>
        </w:rPr>
        <w:t>）</w:t>
      </w:r>
      <w:bookmarkStart w:id="51" w:name="OLE_LINK26"/>
      <w:bookmarkStart w:id="52" w:name="OLE_LINK25"/>
      <w:r>
        <w:rPr>
          <w:rFonts w:hint="eastAsia"/>
          <w:b/>
        </w:rPr>
        <w:t>数据库增加</w:t>
      </w:r>
      <w:bookmarkEnd w:id="51"/>
      <w:bookmarkEnd w:id="52"/>
      <w:r>
        <w:rPr>
          <w:rFonts w:hint="eastAsia"/>
          <w:b/>
          <w:kern w:val="0"/>
        </w:rPr>
        <w:t>功能</w:t>
      </w:r>
    </w:p>
    <w:p w14:paraId="356DFF77" w14:textId="77777777" w:rsidR="004A3198" w:rsidRDefault="006225F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7EE38BE" w14:textId="77777777" w:rsidR="004A3198" w:rsidRDefault="006225F2">
      <w:pPr>
        <w:ind w:firstLine="482"/>
        <w:rPr>
          <w:b/>
        </w:rPr>
      </w:pPr>
      <w:r>
        <w:rPr>
          <w:rFonts w:hint="eastAsia"/>
          <w:b/>
        </w:rPr>
        <w:t>4</w:t>
      </w:r>
      <w:r>
        <w:rPr>
          <w:rFonts w:hint="eastAsia"/>
          <w:b/>
        </w:rPr>
        <w:t>）</w:t>
      </w:r>
      <w:bookmarkStart w:id="53" w:name="OLE_LINK27"/>
      <w:bookmarkStart w:id="54" w:name="OLE_LINK28"/>
      <w:r>
        <w:rPr>
          <w:rFonts w:hint="eastAsia"/>
          <w:b/>
        </w:rPr>
        <w:t>数据库删除</w:t>
      </w:r>
      <w:r>
        <w:rPr>
          <w:rFonts w:hint="eastAsia"/>
          <w:b/>
          <w:kern w:val="0"/>
        </w:rPr>
        <w:t>功能</w:t>
      </w:r>
    </w:p>
    <w:bookmarkEnd w:id="53"/>
    <w:bookmarkEnd w:id="54"/>
    <w:p w14:paraId="6903B9EC" w14:textId="77777777" w:rsidR="004A3198" w:rsidRDefault="006225F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F0077F6" w14:textId="77777777" w:rsidR="004A3198" w:rsidRDefault="006225F2">
      <w:pPr>
        <w:ind w:firstLine="482"/>
      </w:pPr>
      <w:r>
        <w:rPr>
          <w:rFonts w:hint="eastAsia"/>
          <w:b/>
        </w:rPr>
        <w:t>5</w:t>
      </w:r>
      <w:r>
        <w:rPr>
          <w:rFonts w:hint="eastAsia"/>
          <w:b/>
        </w:rPr>
        <w:t>）</w:t>
      </w:r>
      <w:bookmarkStart w:id="55" w:name="OLE_LINK29"/>
      <w:bookmarkStart w:id="56" w:name="OLE_LINK30"/>
      <w:r>
        <w:rPr>
          <w:rFonts w:hint="eastAsia"/>
          <w:b/>
        </w:rPr>
        <w:t>数据库修改</w:t>
      </w:r>
      <w:bookmarkEnd w:id="55"/>
      <w:bookmarkEnd w:id="56"/>
      <w:r>
        <w:rPr>
          <w:rFonts w:hint="eastAsia"/>
          <w:b/>
          <w:kern w:val="0"/>
        </w:rPr>
        <w:t>功能</w:t>
      </w:r>
    </w:p>
    <w:p w14:paraId="6007016A" w14:textId="05FD89D1" w:rsidR="004A3198" w:rsidRDefault="006225F2">
      <w:pPr>
        <w:ind w:firstLine="480"/>
      </w:pPr>
      <w:r>
        <w:rPr>
          <w:rFonts w:hint="eastAsia"/>
        </w:rPr>
        <w:lastRenderedPageBreak/>
        <w:t>在数据库修改模块中，提供多种修改方式，可以修改某项数据，也可以修改所有数据，在使用</w:t>
      </w:r>
      <w:r w:rsidR="00D24B45">
        <w:rPr>
          <w:rFonts w:hint="eastAsia"/>
        </w:rPr>
        <w:t>任一操作时，用户只需使用一条语句，调用封装好的增加数据操作功能。</w:t>
      </w:r>
      <w:r w:rsidR="008A27D6">
        <w:rPr>
          <w:rFonts w:hint="eastAsia"/>
        </w:rPr>
        <w:t>在程序运行过程中，后台代码会自动进行数据库连接、</w:t>
      </w:r>
      <w:r>
        <w:t>SQL</w:t>
      </w:r>
      <w:r w:rsidR="003244A8">
        <w:rPr>
          <w:rFonts w:hint="eastAsia"/>
        </w:rPr>
        <w:t>语句建立，并执行</w:t>
      </w:r>
      <w:r>
        <w:t>SQL</w:t>
      </w:r>
      <w:r w:rsidR="003244A8">
        <w:rPr>
          <w:rFonts w:hint="eastAsia"/>
        </w:rPr>
        <w:t>语句</w:t>
      </w:r>
      <w:r>
        <w:rPr>
          <w:rFonts w:hint="eastAsia"/>
        </w:rPr>
        <w:t>。</w:t>
      </w:r>
    </w:p>
    <w:p w14:paraId="07CE32AD" w14:textId="77777777" w:rsidR="004A3198" w:rsidRDefault="006225F2">
      <w:pPr>
        <w:ind w:firstLine="482"/>
        <w:rPr>
          <w:b/>
        </w:rPr>
      </w:pPr>
      <w:r>
        <w:rPr>
          <w:rFonts w:hint="eastAsia"/>
          <w:b/>
        </w:rPr>
        <w:t>6</w:t>
      </w:r>
      <w:r>
        <w:rPr>
          <w:rFonts w:hint="eastAsia"/>
          <w:b/>
        </w:rPr>
        <w:t>）</w:t>
      </w:r>
      <w:bookmarkStart w:id="57" w:name="OLE_LINK31"/>
      <w:bookmarkStart w:id="58" w:name="OLE_LINK32"/>
      <w:r>
        <w:rPr>
          <w:rFonts w:hint="eastAsia"/>
          <w:b/>
        </w:rPr>
        <w:t>数据库查看</w:t>
      </w:r>
      <w:bookmarkEnd w:id="57"/>
      <w:bookmarkEnd w:id="58"/>
      <w:r>
        <w:rPr>
          <w:rFonts w:hint="eastAsia"/>
          <w:b/>
          <w:kern w:val="0"/>
        </w:rPr>
        <w:t>功能</w:t>
      </w:r>
    </w:p>
    <w:p w14:paraId="0C7AD14C" w14:textId="77777777" w:rsidR="004A3198" w:rsidRDefault="006225F2">
      <w:pPr>
        <w:ind w:firstLine="480"/>
      </w:pPr>
      <w:r>
        <w:rPr>
          <w:rFonts w:hint="eastAsia"/>
        </w:rPr>
        <w:t>在数据库查看模块中，提供多种查看方式，可以按主键查看，也可以</w:t>
      </w:r>
      <w:proofErr w:type="gramStart"/>
      <w:r>
        <w:rPr>
          <w:rFonts w:hint="eastAsia"/>
        </w:rPr>
        <w:t>查看按特定列进行</w:t>
      </w:r>
      <w:proofErr w:type="gramEnd"/>
      <w:r>
        <w:rPr>
          <w:rFonts w:hint="eastAsia"/>
        </w:rPr>
        <w:t>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EBBF7CC" w14:textId="77777777" w:rsidR="004A3198" w:rsidRDefault="006225F2">
      <w:pPr>
        <w:ind w:firstLine="482"/>
      </w:pPr>
      <w:r>
        <w:rPr>
          <w:rFonts w:hint="eastAsia"/>
          <w:b/>
        </w:rPr>
        <w:t>7</w:t>
      </w:r>
      <w:r>
        <w:rPr>
          <w:rFonts w:hint="eastAsia"/>
          <w:b/>
        </w:rPr>
        <w:t>）</w:t>
      </w:r>
      <w:bookmarkStart w:id="59" w:name="OLE_LINK33"/>
      <w:bookmarkStart w:id="60" w:name="OLE_LINK34"/>
      <w:r>
        <w:rPr>
          <w:rFonts w:hint="eastAsia"/>
          <w:b/>
        </w:rPr>
        <w:t>请求响应</w:t>
      </w:r>
      <w:bookmarkEnd w:id="59"/>
      <w:bookmarkEnd w:id="60"/>
      <w:r>
        <w:rPr>
          <w:rFonts w:hint="eastAsia"/>
          <w:b/>
          <w:kern w:val="0"/>
        </w:rPr>
        <w:t>功能</w:t>
      </w:r>
    </w:p>
    <w:p w14:paraId="6C1E26DF" w14:textId="77777777" w:rsidR="004A3198" w:rsidRDefault="006225F2">
      <w:pPr>
        <w:ind w:firstLine="480"/>
      </w:pPr>
      <w:r>
        <w:rPr>
          <w:rFonts w:hint="eastAsia"/>
        </w:rPr>
        <w:t>在浏览器向系统发送</w:t>
      </w:r>
      <w:bookmarkStart w:id="61" w:name="OLE_LINK7"/>
      <w:bookmarkStart w:id="62" w:name="OLE_LINK6"/>
      <w:r>
        <w:rPr>
          <w:rFonts w:hint="eastAsia"/>
        </w:rPr>
        <w:t>http</w:t>
      </w:r>
      <w:bookmarkEnd w:id="61"/>
      <w:bookmarkEnd w:id="62"/>
      <w:r>
        <w:rPr>
          <w:rFonts w:hint="eastAsia"/>
        </w:rPr>
        <w:t>请求，系统在接收到浏览器的请求后，寻找匹配的路由，找到路由后，进行相应操作，浏览器在接收到系统的相应之后获取响应的数据，并加载数据用于显示。</w:t>
      </w:r>
    </w:p>
    <w:p w14:paraId="5BC62A14" w14:textId="77777777" w:rsidR="004A3198" w:rsidRDefault="006225F2">
      <w:pPr>
        <w:ind w:firstLine="482"/>
      </w:pPr>
      <w:r>
        <w:rPr>
          <w:rFonts w:hint="eastAsia"/>
          <w:b/>
        </w:rPr>
        <w:t>8</w:t>
      </w:r>
      <w:r>
        <w:rPr>
          <w:rFonts w:hint="eastAsia"/>
          <w:b/>
        </w:rPr>
        <w:t>）</w:t>
      </w:r>
      <w:bookmarkStart w:id="63" w:name="OLE_LINK35"/>
      <w:bookmarkStart w:id="64" w:name="OLE_LINK36"/>
      <w:r>
        <w:rPr>
          <w:rFonts w:hint="eastAsia"/>
          <w:b/>
        </w:rPr>
        <w:t>拦截</w:t>
      </w:r>
      <w:bookmarkEnd w:id="63"/>
      <w:bookmarkEnd w:id="64"/>
      <w:r>
        <w:rPr>
          <w:rFonts w:hint="eastAsia"/>
          <w:b/>
        </w:rPr>
        <w:t>请求</w:t>
      </w:r>
      <w:r>
        <w:rPr>
          <w:rFonts w:hint="eastAsia"/>
          <w:b/>
          <w:kern w:val="0"/>
        </w:rPr>
        <w:t>功能</w:t>
      </w:r>
    </w:p>
    <w:p w14:paraId="5C491EDA" w14:textId="77777777" w:rsidR="004A3198" w:rsidRDefault="006225F2">
      <w:pPr>
        <w:ind w:firstLine="480"/>
      </w:pPr>
      <w:r>
        <w:rPr>
          <w:rFonts w:hint="eastAsia"/>
        </w:rPr>
        <w:t>拦截请求用于拦截部分不符合要求的请求。在请求被处理之前，对请求进行过滤，从而达到增强安全性、减少代码冗余的目的，方便开发人员编写的功能。</w:t>
      </w:r>
    </w:p>
    <w:p w14:paraId="7C316603" w14:textId="77777777" w:rsidR="004A3198" w:rsidRDefault="006225F2">
      <w:pPr>
        <w:pStyle w:val="2"/>
      </w:pPr>
      <w:bookmarkStart w:id="65" w:name="_Toc480753592"/>
      <w:r>
        <w:rPr>
          <w:rFonts w:hint="eastAsia"/>
        </w:rPr>
        <w:t xml:space="preserve">3.3 </w:t>
      </w:r>
      <w:commentRangeStart w:id="66"/>
      <w:r>
        <w:rPr>
          <w:rFonts w:hint="eastAsia"/>
        </w:rPr>
        <w:t>用例图建模</w:t>
      </w:r>
      <w:bookmarkEnd w:id="65"/>
      <w:commentRangeEnd w:id="66"/>
      <w:r w:rsidR="009906E3">
        <w:rPr>
          <w:rStyle w:val="af5"/>
          <w:rFonts w:cstheme="minorBidi"/>
          <w:b w:val="0"/>
          <w:bCs w:val="0"/>
        </w:rPr>
        <w:commentReference w:id="66"/>
      </w:r>
    </w:p>
    <w:p w14:paraId="0E23729C" w14:textId="77777777" w:rsidR="004A3198" w:rsidRDefault="006225F2">
      <w:pPr>
        <w:ind w:firstLine="480"/>
      </w:pPr>
      <w:r>
        <w:rPr>
          <w:rFonts w:hint="eastAsia"/>
        </w:rPr>
        <w:t>1</w:t>
      </w:r>
      <w:r>
        <w:rPr>
          <w:rFonts w:hint="eastAsia"/>
        </w:rPr>
        <w:t>）参与者分析</w:t>
      </w:r>
    </w:p>
    <w:p w14:paraId="00F08558" w14:textId="77777777" w:rsidR="004A3198" w:rsidRDefault="006225F2">
      <w:pPr>
        <w:ind w:firstLine="480"/>
      </w:pPr>
      <w:r>
        <w:rPr>
          <w:rFonts w:hint="eastAsia"/>
        </w:rPr>
        <w:t>对于</w:t>
      </w:r>
      <w:r>
        <w:t>Blade</w:t>
      </w:r>
      <w:r>
        <w:rPr>
          <w:rFonts w:hint="eastAsia"/>
        </w:rPr>
        <w:t>框架来说，核心的用户首先是开发人员，因为框架本身的特点和</w:t>
      </w:r>
      <w:r w:rsidR="00C82875">
        <w:rPr>
          <w:rFonts w:hint="eastAsia"/>
        </w:rPr>
        <w:t>样式</w:t>
      </w:r>
      <w:r>
        <w:rPr>
          <w:rFonts w:hint="eastAsia"/>
        </w:rPr>
        <w:t>只有开发人员才能看见，而对浏览网页的用户透明。另外，对于</w:t>
      </w:r>
      <w:proofErr w:type="spellStart"/>
      <w:r>
        <w:rPr>
          <w:rFonts w:hint="eastAsia"/>
        </w:rPr>
        <w:t>JavaWeb</w:t>
      </w:r>
      <w:proofErr w:type="spellEnd"/>
      <w:r>
        <w:rPr>
          <w:rFonts w:hint="eastAsia"/>
        </w:rPr>
        <w:t>框架，浏览器或其他类浏览器的组件（比如能够发送请求的终端），则是另外一个参与者，用于交互发送请求和接受响应。</w:t>
      </w:r>
    </w:p>
    <w:p w14:paraId="26383D10" w14:textId="77777777" w:rsidR="004A3198" w:rsidRDefault="006225F2">
      <w:pPr>
        <w:ind w:firstLine="480"/>
      </w:pPr>
      <w:r>
        <w:rPr>
          <w:rFonts w:hint="eastAsia"/>
        </w:rPr>
        <w:t>2</w:t>
      </w:r>
      <w:r>
        <w:rPr>
          <w:rFonts w:hint="eastAsia"/>
        </w:rPr>
        <w:t>）用例图绘制</w:t>
      </w:r>
    </w:p>
    <w:p w14:paraId="568B5C37" w14:textId="77777777" w:rsidR="004A3198" w:rsidRDefault="001566D9">
      <w:pPr>
        <w:ind w:firstLine="480"/>
      </w:pPr>
      <w:r>
        <w:rPr>
          <w:rFonts w:hint="eastAsia"/>
        </w:rPr>
        <w:t>根据参与者、功能分析，绘制用例图如图</w:t>
      </w:r>
      <w:r>
        <w:rPr>
          <w:rFonts w:hint="eastAsia"/>
        </w:rPr>
        <w:t>4</w:t>
      </w:r>
      <w:r>
        <w:rPr>
          <w:rFonts w:hint="eastAsia"/>
        </w:rPr>
        <w:t>所示。</w:t>
      </w:r>
    </w:p>
    <w:p w14:paraId="3B5D814F" w14:textId="77777777" w:rsidR="004A3198" w:rsidRDefault="006225F2" w:rsidP="00820FDE">
      <w:pPr>
        <w:pStyle w:val="af1"/>
        <w:jc w:val="both"/>
      </w:pPr>
      <w:r>
        <w:rPr>
          <w:noProof/>
        </w:rPr>
        <w:lastRenderedPageBreak/>
        <w:drawing>
          <wp:inline distT="0" distB="0" distL="0" distR="0" wp14:anchorId="0F1FD16B" wp14:editId="52B1AA18">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274310" cy="3096895"/>
                    </a:xfrm>
                    <a:prstGeom prst="rect">
                      <a:avLst/>
                    </a:prstGeom>
                  </pic:spPr>
                </pic:pic>
              </a:graphicData>
            </a:graphic>
          </wp:inline>
        </w:drawing>
      </w:r>
    </w:p>
    <w:p w14:paraId="0D369542" w14:textId="77777777" w:rsidR="004A3198" w:rsidRDefault="006225F2">
      <w:pPr>
        <w:pStyle w:val="a3"/>
        <w:rPr>
          <w:color w:val="FF0000"/>
        </w:rPr>
      </w:pPr>
      <w:commentRangeStart w:id="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4</w:t>
      </w:r>
      <w:r>
        <w:fldChar w:fldCharType="end"/>
      </w:r>
      <w:r>
        <w:rPr>
          <w:rFonts w:hint="eastAsia"/>
        </w:rPr>
        <w:t xml:space="preserve"> </w:t>
      </w:r>
      <w:r>
        <w:rPr>
          <w:rFonts w:hint="eastAsia"/>
        </w:rPr>
        <w:t>用例图</w:t>
      </w:r>
      <w:commentRangeEnd w:id="67"/>
      <w:r w:rsidR="00304294">
        <w:rPr>
          <w:rStyle w:val="af5"/>
          <w:rFonts w:cstheme="minorBidi"/>
        </w:rPr>
        <w:commentReference w:id="67"/>
      </w:r>
    </w:p>
    <w:p w14:paraId="0208CB7D" w14:textId="77777777" w:rsidR="004A3198" w:rsidRDefault="006225F2">
      <w:pPr>
        <w:pStyle w:val="2"/>
      </w:pPr>
      <w:bookmarkStart w:id="68" w:name="_Toc478140212"/>
      <w:bookmarkStart w:id="69" w:name="_Toc480753593"/>
      <w:r>
        <w:rPr>
          <w:rFonts w:hint="eastAsia"/>
        </w:rPr>
        <w:t xml:space="preserve">3.4 </w:t>
      </w:r>
      <w:r>
        <w:t xml:space="preserve">RUCM </w:t>
      </w:r>
      <w:r>
        <w:t>模型</w:t>
      </w:r>
      <w:bookmarkEnd w:id="68"/>
      <w:bookmarkEnd w:id="69"/>
    </w:p>
    <w:p w14:paraId="26732AF7" w14:textId="77777777" w:rsidR="004A3198" w:rsidRDefault="006225F2">
      <w:pPr>
        <w:ind w:firstLine="480"/>
      </w:pPr>
      <w:r>
        <w:t xml:space="preserve">RUCM </w:t>
      </w:r>
      <w:r>
        <w:t>即限制性用例建模。它的目标是：</w:t>
      </w:r>
    </w:p>
    <w:p w14:paraId="2B44142F" w14:textId="77777777" w:rsidR="004A3198" w:rsidRDefault="006225F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6DC7205E" w14:textId="1B8F37C8" w:rsidR="004A3198" w:rsidRDefault="006225F2">
      <w:pPr>
        <w:ind w:firstLine="480"/>
        <w:rPr>
          <w:rStyle w:val="fontstyle21"/>
          <w:rFonts w:hint="default"/>
        </w:rPr>
      </w:pPr>
      <w:r>
        <w:rPr>
          <w:rStyle w:val="fontstyle31"/>
        </w:rPr>
        <w:t>2</w:t>
      </w:r>
      <w:r w:rsidR="00C86E65">
        <w:rPr>
          <w:rStyle w:val="fontstyle21"/>
          <w:rFonts w:hint="default"/>
        </w:rPr>
        <w:t>）</w:t>
      </w:r>
      <w:r>
        <w:rPr>
          <w:rStyle w:val="fontstyle21"/>
          <w:rFonts w:hint="default"/>
        </w:rPr>
        <w:t xml:space="preserve">从 </w:t>
      </w:r>
      <w:r>
        <w:rPr>
          <w:rStyle w:val="fontstyle31"/>
        </w:rPr>
        <w:t xml:space="preserve">UCMs </w:t>
      </w:r>
      <w:r>
        <w:rPr>
          <w:rStyle w:val="fontstyle21"/>
          <w:rFonts w:hint="default"/>
        </w:rPr>
        <w:t>自动生成分析模型。</w:t>
      </w:r>
    </w:p>
    <w:p w14:paraId="0B31B96D" w14:textId="7ADCDDC4" w:rsidR="004A3198" w:rsidRDefault="006225F2">
      <w:pPr>
        <w:ind w:firstLine="480"/>
        <w:rPr>
          <w:rStyle w:val="fontstyle21"/>
          <w:rFonts w:hint="default"/>
        </w:rPr>
      </w:pPr>
      <w:r>
        <w:rPr>
          <w:rStyle w:val="fontstyle31"/>
        </w:rPr>
        <w:t xml:space="preserve">RUCM </w:t>
      </w:r>
      <w:r w:rsidR="0025646D">
        <w:rPr>
          <w:rStyle w:val="fontstyle21"/>
          <w:rFonts w:hint="default"/>
        </w:rPr>
        <w:t>由</w:t>
      </w:r>
      <w:r>
        <w:rPr>
          <w:rStyle w:val="fontstyle21"/>
          <w:rFonts w:hint="default"/>
        </w:rPr>
        <w:t>以下两部分组成：</w:t>
      </w:r>
    </w:p>
    <w:p w14:paraId="0DA34711" w14:textId="1B9DDCFE" w:rsidR="004A3198" w:rsidRDefault="006225F2">
      <w:pPr>
        <w:ind w:firstLine="480"/>
        <w:rPr>
          <w:rStyle w:val="fontstyle21"/>
          <w:rFonts w:hint="default"/>
        </w:rPr>
      </w:pPr>
      <w:r>
        <w:rPr>
          <w:rStyle w:val="fontstyle31"/>
        </w:rPr>
        <w:t>1</w:t>
      </w:r>
      <w:r w:rsidR="000B2D95">
        <w:rPr>
          <w:rStyle w:val="fontstyle21"/>
          <w:rFonts w:hint="default"/>
        </w:rPr>
        <w:t>）</w:t>
      </w:r>
      <w:r>
        <w:rPr>
          <w:rStyle w:val="fontstyle21"/>
          <w:rFonts w:hint="default"/>
        </w:rPr>
        <w:t xml:space="preserve">一个用于系统组织 </w:t>
      </w:r>
      <w:r>
        <w:rPr>
          <w:rStyle w:val="fontstyle31"/>
        </w:rPr>
        <w:t xml:space="preserve">UCSs </w:t>
      </w:r>
      <w:r>
        <w:rPr>
          <w:rStyle w:val="fontstyle21"/>
          <w:rFonts w:hint="default"/>
        </w:rPr>
        <w:t>的用例模板。</w:t>
      </w:r>
    </w:p>
    <w:p w14:paraId="4BEA210E" w14:textId="77777777" w:rsidR="004A3198" w:rsidRDefault="006225F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7002F3AB" w14:textId="77777777" w:rsidR="00F8495B" w:rsidRDefault="00F8495B">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3C4AE24E" w14:textId="77777777" w:rsidR="004A3198" w:rsidRDefault="006225F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FD8957E" w14:textId="77777777" w:rsidR="004A3198" w:rsidRDefault="006225F2">
      <w:pPr>
        <w:ind w:firstLine="480"/>
        <w:rPr>
          <w:rStyle w:val="fontstyle21"/>
          <w:rFonts w:hint="default"/>
        </w:rPr>
      </w:pPr>
      <w:r>
        <w:rPr>
          <w:rFonts w:hint="eastAsia"/>
        </w:rPr>
        <w:t xml:space="preserve">1) </w:t>
      </w:r>
      <w:r>
        <w:t>IOC</w:t>
      </w:r>
      <w:r>
        <w:rPr>
          <w:rStyle w:val="fontstyle21"/>
          <w:rFonts w:hint="default"/>
        </w:rPr>
        <w:t>用例</w:t>
      </w:r>
    </w:p>
    <w:p w14:paraId="52EBBD5E" w14:textId="77777777" w:rsidR="004A3198" w:rsidRDefault="006225F2" w:rsidP="00EA20B8">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w:t>
      </w:r>
      <w:r>
        <w:rPr>
          <w:rFonts w:hint="eastAsia"/>
        </w:rPr>
        <w:lastRenderedPageBreak/>
        <w:t>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951D47">
        <w:rPr>
          <w:rFonts w:hint="eastAsia"/>
        </w:rPr>
        <w:t>图</w:t>
      </w:r>
      <w:r w:rsidR="00951D47">
        <w:rPr>
          <w:rFonts w:hint="eastAsia"/>
        </w:rPr>
        <w:t xml:space="preserve"> </w:t>
      </w:r>
      <w:r w:rsidR="00951D47">
        <w:rPr>
          <w:noProof/>
        </w:rPr>
        <w:t>5</w:t>
      </w:r>
      <w:r>
        <w:fldChar w:fldCharType="end"/>
      </w:r>
      <w:r>
        <w:rPr>
          <w:rFonts w:hint="eastAsia"/>
        </w:rPr>
        <w:t>所示。</w:t>
      </w:r>
    </w:p>
    <w:p w14:paraId="38CC9AA3" w14:textId="77777777" w:rsidR="004A3198" w:rsidRDefault="006225F2">
      <w:pPr>
        <w:pStyle w:val="af1"/>
        <w:keepNext/>
      </w:pPr>
      <w:r>
        <w:rPr>
          <w:noProof/>
        </w:rPr>
        <w:drawing>
          <wp:inline distT="0" distB="0" distL="0" distR="0" wp14:anchorId="04D74BB7" wp14:editId="52805BA9">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962525" cy="7162800"/>
                    </a:xfrm>
                    <a:prstGeom prst="rect">
                      <a:avLst/>
                    </a:prstGeom>
                  </pic:spPr>
                </pic:pic>
              </a:graphicData>
            </a:graphic>
          </wp:inline>
        </w:drawing>
      </w:r>
    </w:p>
    <w:p w14:paraId="1C5530BD" w14:textId="77777777" w:rsidR="004A3198" w:rsidRDefault="006225F2">
      <w:pPr>
        <w:pStyle w:val="a3"/>
      </w:pPr>
      <w:bookmarkStart w:id="70" w:name="_Ref479186163"/>
      <w:commentRangeStart w:id="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5</w:t>
      </w:r>
      <w:r>
        <w:fldChar w:fldCharType="end"/>
      </w:r>
      <w:bookmarkEnd w:id="70"/>
      <w:r>
        <w:rPr>
          <w:rFonts w:hint="eastAsia"/>
        </w:rPr>
        <w:t xml:space="preserve"> IOC</w:t>
      </w:r>
      <w:r>
        <w:rPr>
          <w:rFonts w:hint="eastAsia"/>
        </w:rPr>
        <w:t>用例</w:t>
      </w:r>
      <w:r>
        <w:rPr>
          <w:rFonts w:hint="eastAsia"/>
        </w:rPr>
        <w:t>RUCM</w:t>
      </w:r>
      <w:r>
        <w:rPr>
          <w:rFonts w:hint="eastAsia"/>
        </w:rPr>
        <w:t>模型</w:t>
      </w:r>
      <w:commentRangeEnd w:id="71"/>
      <w:r w:rsidR="001C0CDA">
        <w:rPr>
          <w:rStyle w:val="af5"/>
          <w:rFonts w:cstheme="minorBidi"/>
        </w:rPr>
        <w:commentReference w:id="71"/>
      </w:r>
    </w:p>
    <w:p w14:paraId="0B3B8E1E" w14:textId="77777777" w:rsidR="004A3198" w:rsidRDefault="006225F2">
      <w:pPr>
        <w:spacing w:line="240" w:lineRule="auto"/>
        <w:ind w:left="480" w:firstLineChars="0" w:firstLine="0"/>
      </w:pPr>
      <w:r>
        <w:rPr>
          <w:rFonts w:hint="eastAsia"/>
        </w:rPr>
        <w:t>2</w:t>
      </w:r>
      <w:r>
        <w:rPr>
          <w:rFonts w:hint="eastAsia"/>
        </w:rPr>
        <w:t>）配置</w:t>
      </w:r>
    </w:p>
    <w:p w14:paraId="06C7C502" w14:textId="77777777" w:rsidR="004A3198" w:rsidRDefault="006225F2">
      <w:pPr>
        <w:pStyle w:val="af1"/>
        <w:keepNext/>
      </w:pPr>
      <w:r>
        <w:rPr>
          <w:noProof/>
        </w:rPr>
        <w:lastRenderedPageBreak/>
        <w:drawing>
          <wp:inline distT="0" distB="0" distL="0" distR="0" wp14:anchorId="2149345E" wp14:editId="106AC90D">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29225" cy="5343525"/>
                    </a:xfrm>
                    <a:prstGeom prst="rect">
                      <a:avLst/>
                    </a:prstGeom>
                  </pic:spPr>
                </pic:pic>
              </a:graphicData>
            </a:graphic>
          </wp:inline>
        </w:drawing>
      </w:r>
    </w:p>
    <w:p w14:paraId="38DD825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24DF232C" w14:textId="77777777" w:rsidR="004A3198" w:rsidRDefault="006225F2">
      <w:pPr>
        <w:spacing w:line="240" w:lineRule="auto"/>
        <w:ind w:left="480" w:firstLineChars="0" w:firstLine="0"/>
      </w:pPr>
      <w:r>
        <w:rPr>
          <w:rFonts w:hint="eastAsia"/>
        </w:rPr>
        <w:t>3</w:t>
      </w:r>
      <w:r>
        <w:rPr>
          <w:rFonts w:hint="eastAsia"/>
        </w:rPr>
        <w:t>）数据库增加</w:t>
      </w:r>
    </w:p>
    <w:p w14:paraId="1F550C5A" w14:textId="77777777" w:rsidR="004A3198" w:rsidRDefault="006225F2">
      <w:pPr>
        <w:pStyle w:val="af1"/>
        <w:keepNext/>
      </w:pPr>
      <w:r>
        <w:rPr>
          <w:noProof/>
        </w:rPr>
        <w:lastRenderedPageBreak/>
        <w:drawing>
          <wp:inline distT="0" distB="0" distL="0" distR="0" wp14:anchorId="6BAFB576" wp14:editId="4ED1637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4310" cy="6689090"/>
                    </a:xfrm>
                    <a:prstGeom prst="rect">
                      <a:avLst/>
                    </a:prstGeom>
                  </pic:spPr>
                </pic:pic>
              </a:graphicData>
            </a:graphic>
          </wp:inline>
        </w:drawing>
      </w:r>
    </w:p>
    <w:p w14:paraId="1CC7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7</w:t>
      </w:r>
      <w:r>
        <w:fldChar w:fldCharType="end"/>
      </w:r>
      <w:r>
        <w:rPr>
          <w:rFonts w:hint="eastAsia"/>
        </w:rPr>
        <w:t xml:space="preserve"> </w:t>
      </w:r>
      <w:r>
        <w:rPr>
          <w:rFonts w:hint="eastAsia"/>
        </w:rPr>
        <w:t>数据库增加</w:t>
      </w:r>
      <w:r>
        <w:rPr>
          <w:rFonts w:hint="eastAsia"/>
        </w:rPr>
        <w:t>RUCM</w:t>
      </w:r>
    </w:p>
    <w:p w14:paraId="32BD3317" w14:textId="77777777" w:rsidR="004A3198" w:rsidRDefault="006225F2">
      <w:pPr>
        <w:spacing w:line="240" w:lineRule="auto"/>
        <w:ind w:left="480" w:firstLineChars="0" w:firstLine="0"/>
      </w:pPr>
      <w:r>
        <w:rPr>
          <w:rFonts w:hint="eastAsia"/>
        </w:rPr>
        <w:t>4</w:t>
      </w:r>
      <w:r>
        <w:rPr>
          <w:rFonts w:hint="eastAsia"/>
        </w:rPr>
        <w:t>）数据库删除</w:t>
      </w:r>
    </w:p>
    <w:p w14:paraId="1F5DD2AC" w14:textId="77777777" w:rsidR="004A3198" w:rsidRDefault="006225F2">
      <w:pPr>
        <w:pStyle w:val="af1"/>
        <w:keepNext/>
      </w:pPr>
      <w:r>
        <w:rPr>
          <w:noProof/>
        </w:rPr>
        <w:lastRenderedPageBreak/>
        <w:drawing>
          <wp:inline distT="0" distB="0" distL="0" distR="0" wp14:anchorId="51E24A03" wp14:editId="713E373E">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74310" cy="5950585"/>
                    </a:xfrm>
                    <a:prstGeom prst="rect">
                      <a:avLst/>
                    </a:prstGeom>
                  </pic:spPr>
                </pic:pic>
              </a:graphicData>
            </a:graphic>
          </wp:inline>
        </w:drawing>
      </w:r>
    </w:p>
    <w:p w14:paraId="6D67D7BD" w14:textId="77777777" w:rsidR="004A3198" w:rsidRDefault="006225F2">
      <w:pPr>
        <w:pStyle w:val="a3"/>
      </w:pPr>
      <w:commentRangeStart w:id="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commentRangeEnd w:id="72"/>
      <w:r w:rsidR="00304294">
        <w:rPr>
          <w:rStyle w:val="af5"/>
          <w:rFonts w:cstheme="minorBidi"/>
        </w:rPr>
        <w:commentReference w:id="72"/>
      </w:r>
    </w:p>
    <w:p w14:paraId="43CC63E6" w14:textId="77777777" w:rsidR="004A3198" w:rsidRDefault="006225F2">
      <w:pPr>
        <w:spacing w:line="240" w:lineRule="auto"/>
        <w:ind w:left="480" w:firstLineChars="0" w:firstLine="0"/>
      </w:pPr>
      <w:r>
        <w:rPr>
          <w:rFonts w:hint="eastAsia"/>
        </w:rPr>
        <w:t>5</w:t>
      </w:r>
      <w:r>
        <w:rPr>
          <w:rFonts w:hint="eastAsia"/>
        </w:rPr>
        <w:t>）数据库查询</w:t>
      </w:r>
    </w:p>
    <w:p w14:paraId="13213A4F" w14:textId="77777777" w:rsidR="004A3198" w:rsidRDefault="006225F2">
      <w:pPr>
        <w:pStyle w:val="af1"/>
        <w:keepNext/>
      </w:pPr>
      <w:r>
        <w:rPr>
          <w:noProof/>
        </w:rPr>
        <w:lastRenderedPageBreak/>
        <w:drawing>
          <wp:inline distT="0" distB="0" distL="0" distR="0" wp14:anchorId="7ADA43C6" wp14:editId="226705AF">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74310" cy="4323080"/>
                    </a:xfrm>
                    <a:prstGeom prst="rect">
                      <a:avLst/>
                    </a:prstGeom>
                  </pic:spPr>
                </pic:pic>
              </a:graphicData>
            </a:graphic>
          </wp:inline>
        </w:drawing>
      </w:r>
    </w:p>
    <w:p w14:paraId="7CC6B4AC"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9</w:t>
      </w:r>
      <w:r>
        <w:fldChar w:fldCharType="end"/>
      </w:r>
      <w:r>
        <w:rPr>
          <w:rFonts w:hint="eastAsia"/>
        </w:rPr>
        <w:t>数据库查询用例</w:t>
      </w:r>
      <w:r>
        <w:rPr>
          <w:rFonts w:hint="eastAsia"/>
        </w:rPr>
        <w:t>RUCM</w:t>
      </w:r>
      <w:r>
        <w:rPr>
          <w:rFonts w:hint="eastAsia"/>
        </w:rPr>
        <w:t>模型</w:t>
      </w:r>
    </w:p>
    <w:p w14:paraId="6E0E31BA" w14:textId="77777777" w:rsidR="004A3198" w:rsidRDefault="006225F2">
      <w:pPr>
        <w:spacing w:line="240" w:lineRule="auto"/>
        <w:ind w:left="480" w:firstLineChars="0" w:firstLine="0"/>
      </w:pPr>
      <w:r>
        <w:rPr>
          <w:rFonts w:hint="eastAsia"/>
        </w:rPr>
        <w:t>6</w:t>
      </w:r>
      <w:r>
        <w:rPr>
          <w:rFonts w:hint="eastAsia"/>
        </w:rPr>
        <w:t>）数据库修改</w:t>
      </w:r>
    </w:p>
    <w:p w14:paraId="3196A787" w14:textId="77777777" w:rsidR="004A3198" w:rsidRDefault="006225F2">
      <w:pPr>
        <w:pStyle w:val="af1"/>
        <w:keepNext/>
      </w:pPr>
      <w:r>
        <w:rPr>
          <w:noProof/>
        </w:rPr>
        <w:lastRenderedPageBreak/>
        <w:drawing>
          <wp:inline distT="0" distB="0" distL="0" distR="0" wp14:anchorId="6551BCB3" wp14:editId="0BC10CBA">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74310" cy="7096760"/>
                    </a:xfrm>
                    <a:prstGeom prst="rect">
                      <a:avLst/>
                    </a:prstGeom>
                  </pic:spPr>
                </pic:pic>
              </a:graphicData>
            </a:graphic>
          </wp:inline>
        </w:drawing>
      </w:r>
    </w:p>
    <w:p w14:paraId="7BA5C2BA"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212C4DDC" w14:textId="77777777" w:rsidR="004A3198" w:rsidRDefault="006225F2">
      <w:pPr>
        <w:spacing w:line="240" w:lineRule="auto"/>
        <w:ind w:left="480" w:firstLineChars="0" w:firstLine="0"/>
      </w:pPr>
      <w:r>
        <w:rPr>
          <w:rFonts w:hint="eastAsia"/>
        </w:rPr>
        <w:t>7</w:t>
      </w:r>
      <w:r>
        <w:rPr>
          <w:rFonts w:hint="eastAsia"/>
        </w:rPr>
        <w:t>）请求响应</w:t>
      </w:r>
    </w:p>
    <w:p w14:paraId="3BB3C72A" w14:textId="77777777" w:rsidR="004A3198" w:rsidRDefault="006225F2">
      <w:pPr>
        <w:pStyle w:val="af1"/>
        <w:keepNext/>
      </w:pPr>
      <w:r>
        <w:rPr>
          <w:noProof/>
        </w:rPr>
        <w:lastRenderedPageBreak/>
        <w:drawing>
          <wp:inline distT="0" distB="0" distL="0" distR="0" wp14:anchorId="0811EC0D" wp14:editId="32997635">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274310" cy="6611620"/>
                    </a:xfrm>
                    <a:prstGeom prst="rect">
                      <a:avLst/>
                    </a:prstGeom>
                  </pic:spPr>
                </pic:pic>
              </a:graphicData>
            </a:graphic>
          </wp:inline>
        </w:drawing>
      </w:r>
    </w:p>
    <w:p w14:paraId="7AEC72B7"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5BF9DC3A" w14:textId="77777777" w:rsidR="004A3198" w:rsidRDefault="006225F2">
      <w:pPr>
        <w:pStyle w:val="af1"/>
        <w:keepNext/>
      </w:pPr>
      <w:r>
        <w:rPr>
          <w:noProof/>
        </w:rPr>
        <w:lastRenderedPageBreak/>
        <w:drawing>
          <wp:inline distT="0" distB="0" distL="0" distR="0" wp14:anchorId="44588DAB" wp14:editId="143FBEBA">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4362450" cy="3133725"/>
                    </a:xfrm>
                    <a:prstGeom prst="rect">
                      <a:avLst/>
                    </a:prstGeom>
                  </pic:spPr>
                </pic:pic>
              </a:graphicData>
            </a:graphic>
          </wp:inline>
        </w:drawing>
      </w:r>
    </w:p>
    <w:p w14:paraId="1B827FC1"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786BCB0E" w14:textId="77777777" w:rsidR="004A3198" w:rsidRDefault="004A3198">
      <w:pPr>
        <w:pStyle w:val="12"/>
        <w:spacing w:line="240" w:lineRule="auto"/>
        <w:ind w:left="840" w:firstLineChars="0" w:firstLine="0"/>
      </w:pPr>
    </w:p>
    <w:p w14:paraId="5A59BDEA" w14:textId="77777777" w:rsidR="004A3198" w:rsidRDefault="006225F2">
      <w:pPr>
        <w:spacing w:line="240" w:lineRule="auto"/>
        <w:ind w:left="480" w:firstLineChars="0" w:firstLine="0"/>
      </w:pPr>
      <w:r>
        <w:rPr>
          <w:rFonts w:hint="eastAsia"/>
        </w:rPr>
        <w:t>8</w:t>
      </w:r>
      <w:r>
        <w:rPr>
          <w:rFonts w:hint="eastAsia"/>
        </w:rPr>
        <w:t>）拦截请求</w:t>
      </w:r>
    </w:p>
    <w:p w14:paraId="3FD78E27" w14:textId="77777777" w:rsidR="004A3198" w:rsidRDefault="006225F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73" w:name="OLE_LINK10"/>
      <w:bookmarkStart w:id="74" w:name="OLE_LINK11"/>
      <w:r>
        <w:rPr>
          <w:rFonts w:hint="eastAsia"/>
        </w:rPr>
        <w:t>拦截请求</w:t>
      </w:r>
      <w:bookmarkEnd w:id="73"/>
      <w:bookmarkEnd w:id="74"/>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951D47">
        <w:rPr>
          <w:rFonts w:hint="eastAsia"/>
        </w:rPr>
        <w:t>图</w:t>
      </w:r>
      <w:r w:rsidR="00951D47">
        <w:rPr>
          <w:rFonts w:hint="eastAsia"/>
        </w:rPr>
        <w:t xml:space="preserve"> </w:t>
      </w:r>
      <w:r w:rsidR="00951D47">
        <w:rPr>
          <w:noProof/>
        </w:rPr>
        <w:t>13</w:t>
      </w:r>
      <w:r>
        <w:fldChar w:fldCharType="end"/>
      </w:r>
      <w:r>
        <w:rPr>
          <w:rFonts w:hint="eastAsia"/>
        </w:rPr>
        <w:t>所示。</w:t>
      </w:r>
    </w:p>
    <w:p w14:paraId="4B754755" w14:textId="77777777" w:rsidR="004A3198" w:rsidRDefault="004A3198">
      <w:pPr>
        <w:spacing w:line="240" w:lineRule="auto"/>
        <w:ind w:left="480" w:firstLineChars="0" w:firstLine="0"/>
      </w:pPr>
    </w:p>
    <w:p w14:paraId="6D3E678F" w14:textId="77777777" w:rsidR="004A3198" w:rsidRDefault="006225F2">
      <w:pPr>
        <w:pStyle w:val="af1"/>
        <w:keepNext/>
      </w:pPr>
      <w:r>
        <w:rPr>
          <w:noProof/>
        </w:rPr>
        <w:lastRenderedPageBreak/>
        <w:drawing>
          <wp:inline distT="0" distB="0" distL="0" distR="0" wp14:anchorId="6C84A4BC" wp14:editId="37B09EDB">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724400" cy="5562600"/>
                    </a:xfrm>
                    <a:prstGeom prst="rect">
                      <a:avLst/>
                    </a:prstGeom>
                  </pic:spPr>
                </pic:pic>
              </a:graphicData>
            </a:graphic>
          </wp:inline>
        </w:drawing>
      </w:r>
    </w:p>
    <w:p w14:paraId="0E17D76E" w14:textId="77777777" w:rsidR="004A3198" w:rsidRDefault="006225F2">
      <w:pPr>
        <w:pStyle w:val="a3"/>
      </w:pPr>
      <w:bookmarkStart w:id="75"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13</w:t>
      </w:r>
      <w:r>
        <w:fldChar w:fldCharType="end"/>
      </w:r>
      <w:bookmarkEnd w:id="75"/>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43B061D0" w14:textId="77777777" w:rsidR="004A3198" w:rsidRDefault="006225F2">
      <w:pPr>
        <w:pStyle w:val="2"/>
      </w:pPr>
      <w:bookmarkStart w:id="76" w:name="_Toc480753594"/>
      <w:bookmarkStart w:id="77" w:name="_Toc478140213"/>
      <w:commentRangeStart w:id="78"/>
      <w:r>
        <w:rPr>
          <w:rFonts w:hint="eastAsia"/>
        </w:rPr>
        <w:lastRenderedPageBreak/>
        <w:t xml:space="preserve">3.5 </w:t>
      </w:r>
      <w:r>
        <w:rPr>
          <w:rFonts w:hint="eastAsia"/>
        </w:rPr>
        <w:t>类图建模</w:t>
      </w:r>
      <w:bookmarkEnd w:id="76"/>
      <w:commentRangeEnd w:id="78"/>
      <w:r w:rsidR="006F5DAD">
        <w:rPr>
          <w:rStyle w:val="af5"/>
          <w:rFonts w:cstheme="minorBidi"/>
          <w:b w:val="0"/>
          <w:bCs w:val="0"/>
        </w:rPr>
        <w:commentReference w:id="78"/>
      </w:r>
    </w:p>
    <w:p w14:paraId="60A55402" w14:textId="77777777" w:rsidR="004A3198" w:rsidRDefault="006225F2">
      <w:pPr>
        <w:pStyle w:val="3"/>
        <w:ind w:firstLine="482"/>
      </w:pPr>
      <w:bookmarkStart w:id="79" w:name="_Toc480753595"/>
      <w:r>
        <w:rPr>
          <w:rFonts w:hint="eastAsia"/>
        </w:rPr>
        <w:t>3.5</w:t>
      </w:r>
      <w:r>
        <w:t>.1</w:t>
      </w:r>
      <w:r>
        <w:rPr>
          <w:rFonts w:hint="eastAsia"/>
        </w:rPr>
        <w:t xml:space="preserve"> </w:t>
      </w:r>
      <w:r>
        <w:t>IOC</w:t>
      </w:r>
      <w:r>
        <w:rPr>
          <w:rFonts w:hint="eastAsia"/>
        </w:rPr>
        <w:t>类图建模</w:t>
      </w:r>
      <w:bookmarkEnd w:id="79"/>
    </w:p>
    <w:p w14:paraId="4194BCB3" w14:textId="77777777" w:rsidR="004A3198" w:rsidRDefault="006225F2">
      <w:pPr>
        <w:pStyle w:val="af1"/>
        <w:keepNext/>
      </w:pPr>
      <w:r>
        <w:rPr>
          <w:noProof/>
        </w:rPr>
        <w:drawing>
          <wp:inline distT="0" distB="0" distL="0" distR="0" wp14:anchorId="0DCB1A64" wp14:editId="43C0383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0217EF0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14</w:t>
      </w:r>
      <w:r>
        <w:fldChar w:fldCharType="end"/>
      </w:r>
      <w:r>
        <w:rPr>
          <w:rFonts w:hint="eastAsia"/>
        </w:rPr>
        <w:t xml:space="preserve"> IOC</w:t>
      </w:r>
      <w:r>
        <w:rPr>
          <w:rFonts w:hint="eastAsia"/>
        </w:rPr>
        <w:t>用例模块类图</w:t>
      </w:r>
    </w:p>
    <w:p w14:paraId="6B3A9F42" w14:textId="77777777" w:rsidR="004A3198" w:rsidRDefault="004A3198">
      <w:pPr>
        <w:ind w:firstLine="480"/>
      </w:pPr>
    </w:p>
    <w:p w14:paraId="42FCA981" w14:textId="77777777" w:rsidR="004A3198" w:rsidRDefault="006225F2">
      <w:pPr>
        <w:pStyle w:val="3"/>
        <w:ind w:firstLine="482"/>
      </w:pPr>
      <w:bookmarkStart w:id="80" w:name="_Toc480753596"/>
      <w:r>
        <w:rPr>
          <w:rFonts w:hint="eastAsia"/>
        </w:rPr>
        <w:lastRenderedPageBreak/>
        <w:t>3.5</w:t>
      </w:r>
      <w:r>
        <w:t>.2</w:t>
      </w:r>
      <w:r>
        <w:rPr>
          <w:rFonts w:hint="eastAsia"/>
        </w:rPr>
        <w:t xml:space="preserve"> </w:t>
      </w:r>
      <w:r>
        <w:rPr>
          <w:rFonts w:hint="eastAsia"/>
        </w:rPr>
        <w:t>配置类图建模</w:t>
      </w:r>
      <w:bookmarkEnd w:id="80"/>
    </w:p>
    <w:p w14:paraId="71FF9473" w14:textId="77777777" w:rsidR="004A3198" w:rsidRDefault="006225F2">
      <w:pPr>
        <w:pStyle w:val="af1"/>
        <w:keepNext/>
      </w:pPr>
      <w:r>
        <w:rPr>
          <w:noProof/>
        </w:rPr>
        <w:drawing>
          <wp:inline distT="0" distB="0" distL="0" distR="0" wp14:anchorId="403926D7" wp14:editId="6B93DAEC">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14:paraId="74EEF0C4" w14:textId="77777777" w:rsidR="004A3198" w:rsidRDefault="006225F2">
      <w:pPr>
        <w:pStyle w:val="a3"/>
        <w:rPr>
          <w:b/>
        </w:rPr>
      </w:pPr>
      <w:commentRangeStart w:id="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15</w:t>
      </w:r>
      <w:r>
        <w:fldChar w:fldCharType="end"/>
      </w:r>
      <w:r>
        <w:rPr>
          <w:rFonts w:hint="eastAsia"/>
        </w:rPr>
        <w:t xml:space="preserve"> </w:t>
      </w:r>
      <w:r>
        <w:rPr>
          <w:rFonts w:hint="eastAsia"/>
        </w:rPr>
        <w:t>配置用例模块类图</w:t>
      </w:r>
      <w:commentRangeEnd w:id="81"/>
      <w:r w:rsidR="006F5DAD">
        <w:rPr>
          <w:rStyle w:val="af5"/>
          <w:rFonts w:cstheme="minorBidi"/>
        </w:rPr>
        <w:commentReference w:id="81"/>
      </w:r>
    </w:p>
    <w:p w14:paraId="0D978C1D" w14:textId="77777777" w:rsidR="004A3198" w:rsidRDefault="006225F2">
      <w:pPr>
        <w:pStyle w:val="3"/>
        <w:ind w:firstLine="482"/>
      </w:pPr>
      <w:bookmarkStart w:id="82" w:name="_Toc480753597"/>
      <w:r>
        <w:rPr>
          <w:rFonts w:hint="eastAsia"/>
        </w:rPr>
        <w:t>3.5</w:t>
      </w:r>
      <w:r>
        <w:t>.3</w:t>
      </w:r>
      <w:r>
        <w:rPr>
          <w:rFonts w:hint="eastAsia"/>
        </w:rPr>
        <w:t xml:space="preserve"> </w:t>
      </w:r>
      <w:r>
        <w:rPr>
          <w:rFonts w:hint="eastAsia"/>
        </w:rPr>
        <w:t>数据库类图建模</w:t>
      </w:r>
      <w:bookmarkEnd w:id="82"/>
    </w:p>
    <w:p w14:paraId="09E6E039" w14:textId="77777777" w:rsidR="004A3198" w:rsidRDefault="004A3198">
      <w:pPr>
        <w:ind w:firstLine="480"/>
      </w:pPr>
    </w:p>
    <w:p w14:paraId="79349A35" w14:textId="77777777" w:rsidR="004A3198" w:rsidRDefault="006225F2">
      <w:pPr>
        <w:pStyle w:val="af1"/>
        <w:keepNext/>
      </w:pPr>
      <w:r>
        <w:rPr>
          <w:noProof/>
        </w:rPr>
        <w:lastRenderedPageBreak/>
        <w:drawing>
          <wp:inline distT="0" distB="0" distL="0" distR="0" wp14:anchorId="22428141" wp14:editId="6C655548">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14:paraId="720CE999"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16</w:t>
      </w:r>
      <w:r>
        <w:fldChar w:fldCharType="end"/>
      </w:r>
      <w:r>
        <w:rPr>
          <w:rFonts w:hint="eastAsia"/>
        </w:rPr>
        <w:t xml:space="preserve"> </w:t>
      </w:r>
      <w:r>
        <w:rPr>
          <w:rFonts w:hint="eastAsia"/>
        </w:rPr>
        <w:t>数据库模块类图</w:t>
      </w:r>
    </w:p>
    <w:p w14:paraId="746A86A5" w14:textId="77777777" w:rsidR="004A3198" w:rsidRDefault="006225F2">
      <w:pPr>
        <w:pStyle w:val="3"/>
        <w:ind w:firstLine="482"/>
      </w:pPr>
      <w:bookmarkStart w:id="83" w:name="_Toc480753598"/>
      <w:r>
        <w:rPr>
          <w:rFonts w:hint="eastAsia"/>
        </w:rPr>
        <w:lastRenderedPageBreak/>
        <w:t>3.5</w:t>
      </w:r>
      <w:r>
        <w:t>.4</w:t>
      </w:r>
      <w:r>
        <w:rPr>
          <w:rFonts w:hint="eastAsia"/>
        </w:rPr>
        <w:t xml:space="preserve"> </w:t>
      </w:r>
      <w:r>
        <w:rPr>
          <w:rFonts w:hint="eastAsia"/>
        </w:rPr>
        <w:t>请求响应类图建模</w:t>
      </w:r>
      <w:bookmarkEnd w:id="83"/>
    </w:p>
    <w:p w14:paraId="35BC4FB8" w14:textId="77777777" w:rsidR="004A3198" w:rsidRDefault="006225F2">
      <w:pPr>
        <w:pStyle w:val="af1"/>
      </w:pPr>
      <w:r>
        <w:rPr>
          <w:noProof/>
        </w:rPr>
        <w:drawing>
          <wp:inline distT="0" distB="0" distL="0" distR="0" wp14:anchorId="06858D9E" wp14:editId="4C968D96">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144B0F5A" w14:textId="77777777" w:rsidR="004A3198" w:rsidRDefault="006225F2">
      <w:pPr>
        <w:pStyle w:val="a3"/>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17</w:t>
      </w:r>
      <w:r>
        <w:fldChar w:fldCharType="end"/>
      </w:r>
      <w:r>
        <w:rPr>
          <w:rFonts w:hint="eastAsia"/>
        </w:rPr>
        <w:t xml:space="preserve"> </w:t>
      </w:r>
      <w:r>
        <w:rPr>
          <w:rFonts w:hint="eastAsia"/>
        </w:rPr>
        <w:t>请求响应模块类图</w:t>
      </w:r>
    </w:p>
    <w:p w14:paraId="1E98AA71" w14:textId="77777777" w:rsidR="004A3198" w:rsidRDefault="006225F2">
      <w:pPr>
        <w:pStyle w:val="3"/>
        <w:ind w:firstLine="482"/>
      </w:pPr>
      <w:bookmarkStart w:id="84" w:name="_Toc480753599"/>
      <w:r>
        <w:rPr>
          <w:rFonts w:hint="eastAsia"/>
        </w:rPr>
        <w:t>3.5</w:t>
      </w:r>
      <w:r>
        <w:t>.5</w:t>
      </w:r>
      <w:r>
        <w:rPr>
          <w:rFonts w:hint="eastAsia"/>
        </w:rPr>
        <w:t xml:space="preserve"> </w:t>
      </w:r>
      <w:r>
        <w:rPr>
          <w:rFonts w:hint="eastAsia"/>
          <w:kern w:val="0"/>
        </w:rPr>
        <w:t>拦截请求</w:t>
      </w:r>
      <w:r>
        <w:rPr>
          <w:rFonts w:hint="eastAsia"/>
        </w:rPr>
        <w:t>类图建模</w:t>
      </w:r>
      <w:bookmarkEnd w:id="84"/>
    </w:p>
    <w:p w14:paraId="61CF741C" w14:textId="77777777" w:rsidR="004A3198" w:rsidRDefault="006225F2">
      <w:pPr>
        <w:pStyle w:val="af1"/>
      </w:pPr>
      <w:r>
        <w:rPr>
          <w:noProof/>
        </w:rPr>
        <w:drawing>
          <wp:inline distT="0" distB="0" distL="0" distR="0" wp14:anchorId="46C28D42" wp14:editId="30B1E7AE">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6EA645D0"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18</w:t>
      </w:r>
      <w:r>
        <w:fldChar w:fldCharType="end"/>
      </w:r>
      <w:r>
        <w:rPr>
          <w:rFonts w:hint="eastAsia"/>
        </w:rPr>
        <w:t xml:space="preserve"> </w:t>
      </w:r>
      <w:r>
        <w:rPr>
          <w:rFonts w:hint="eastAsia"/>
          <w:kern w:val="0"/>
        </w:rPr>
        <w:t>拦截请求</w:t>
      </w:r>
      <w:r>
        <w:rPr>
          <w:rFonts w:hint="eastAsia"/>
        </w:rPr>
        <w:t>模块类图</w:t>
      </w:r>
    </w:p>
    <w:p w14:paraId="7BD12F20" w14:textId="77777777" w:rsidR="004A3198" w:rsidRPr="00D16BAA" w:rsidRDefault="006225F2">
      <w:pPr>
        <w:pStyle w:val="2"/>
      </w:pPr>
      <w:bookmarkStart w:id="85" w:name="_Toc480753600"/>
      <w:r w:rsidRPr="00D16BAA">
        <w:rPr>
          <w:rFonts w:hint="eastAsia"/>
        </w:rPr>
        <w:t xml:space="preserve">3.6 </w:t>
      </w:r>
      <w:r w:rsidRPr="00D16BAA">
        <w:rPr>
          <w:rFonts w:hint="eastAsia"/>
        </w:rPr>
        <w:t>非功能需求</w:t>
      </w:r>
      <w:bookmarkEnd w:id="77"/>
      <w:bookmarkEnd w:id="85"/>
    </w:p>
    <w:p w14:paraId="2309D47D" w14:textId="6D2424F8" w:rsidR="004A3198" w:rsidRDefault="006225F2" w:rsidP="00DF01A3">
      <w:pPr>
        <w:ind w:firstLine="480"/>
        <w:rPr>
          <w:highlight w:val="red"/>
        </w:rPr>
      </w:pPr>
      <w:r w:rsidRPr="00D16BAA">
        <w:t>对于一个系统而言，功能性需求必须得到满足</w:t>
      </w:r>
      <w:r w:rsidR="005926C0">
        <w:t>。</w:t>
      </w:r>
      <w:r w:rsidRPr="00D16BAA">
        <w:t>不同的系统，根据系统的种类及其应用领域，有着不同的非功能性需求，对非功能性需求满足的程度也有所差别</w:t>
      </w:r>
      <w:r w:rsidR="005926C0">
        <w:t>。</w:t>
      </w:r>
      <w:r w:rsidRPr="00D16BAA">
        <w:t>对于一个应用于网站开发的</w:t>
      </w:r>
      <w:r w:rsidRPr="00D16BAA">
        <w:t>MVC</w:t>
      </w:r>
      <w:r w:rsidRPr="00D16BAA">
        <w:t>框架而言，框架的设计实现一开始就要</w:t>
      </w:r>
      <w:r w:rsidRPr="00D16BAA">
        <w:lastRenderedPageBreak/>
        <w:t>考虑框架使用者以及网站用户的基本需求</w:t>
      </w:r>
      <w:r w:rsidR="005926C0">
        <w:t>。</w:t>
      </w:r>
      <w:r w:rsidRPr="00D16BAA">
        <w:t>目前总结为以下展示的四个主要的非功能性需求</w:t>
      </w:r>
      <w:r w:rsidR="005926C0">
        <w:t>。</w:t>
      </w:r>
    </w:p>
    <w:p w14:paraId="4B298E9C" w14:textId="50EC573A" w:rsidR="004A3198" w:rsidRPr="00D16BAA" w:rsidRDefault="006225F2" w:rsidP="006B554D">
      <w:pPr>
        <w:pStyle w:val="3"/>
        <w:ind w:firstLine="482"/>
      </w:pPr>
      <w:bookmarkStart w:id="86" w:name="_Toc480753601"/>
      <w:r w:rsidRPr="006B554D">
        <w:t>3.6.1</w:t>
      </w:r>
      <w:r w:rsidR="00C11132">
        <w:rPr>
          <w:rFonts w:hint="eastAsia"/>
        </w:rPr>
        <w:t xml:space="preserve"> </w:t>
      </w:r>
      <w:r w:rsidRPr="006B554D">
        <w:rPr>
          <w:rFonts w:hint="eastAsia"/>
        </w:rPr>
        <w:t>数据库操作中适当利用缓存</w:t>
      </w:r>
      <w:bookmarkEnd w:id="86"/>
    </w:p>
    <w:p w14:paraId="7B5363A5" w14:textId="13AAAA3E" w:rsidR="004A3198" w:rsidRPr="006B554D" w:rsidRDefault="006225F2" w:rsidP="006B554D">
      <w:pPr>
        <w:ind w:firstLine="480"/>
      </w:pPr>
      <w:r w:rsidRPr="00D16BAA">
        <w:t>在</w:t>
      </w:r>
      <w:r w:rsidRPr="00D16BAA">
        <w:rPr>
          <w:rFonts w:hint="eastAsia"/>
        </w:rPr>
        <w:t>数据库操作中适当</w:t>
      </w:r>
      <w:r w:rsidRPr="00D16BAA">
        <w:t>的</w:t>
      </w:r>
      <w:r w:rsidRPr="00D16BAA">
        <w:rPr>
          <w:rFonts w:hint="eastAsia"/>
        </w:rPr>
        <w:t>利用缓存，</w:t>
      </w:r>
      <w:r w:rsidRPr="00D16BAA">
        <w:t>能够有效的</w:t>
      </w:r>
      <w:r w:rsidRPr="00D16BAA">
        <w:rPr>
          <w:rFonts w:hint="eastAsia"/>
        </w:rPr>
        <w:t>降低数据库访问开销</w:t>
      </w:r>
      <w:r w:rsidR="005926C0">
        <w:t>。</w:t>
      </w:r>
      <w:r w:rsidRPr="00D16BAA">
        <w:t>主要的关注点在于以下三个方面</w:t>
      </w:r>
      <w:r w:rsidR="005926C0">
        <w:t>。</w:t>
      </w:r>
    </w:p>
    <w:p w14:paraId="4922BD0F" w14:textId="0731361D" w:rsidR="004A3198" w:rsidRPr="00D16BAA" w:rsidRDefault="006225F2" w:rsidP="006B554D">
      <w:pPr>
        <w:ind w:firstLine="480"/>
      </w:pPr>
      <w:r w:rsidRPr="00D16BAA">
        <w:rPr>
          <w:rFonts w:hint="eastAsia"/>
        </w:rPr>
        <w:t>性能</w:t>
      </w:r>
      <w:r w:rsidRPr="00D16BAA">
        <w:t>:</w:t>
      </w:r>
      <w:r w:rsidRPr="00D16BAA">
        <w:rPr>
          <w:rFonts w:hint="eastAsia"/>
        </w:rPr>
        <w:t>将相应数据存储起来以避免数据的重复创建、处理和传输，可有效提高性能。比如将不改变的数据缓存起来，例如国家列表等，这样能明显提高</w:t>
      </w:r>
      <w:r w:rsidRPr="00D16BAA">
        <w:rPr>
          <w:rFonts w:hint="eastAsia"/>
        </w:rPr>
        <w:t>web</w:t>
      </w:r>
      <w:r w:rsidRPr="00D16BAA">
        <w:rPr>
          <w:rFonts w:hint="eastAsia"/>
        </w:rPr>
        <w:t>程序的反应速度；</w:t>
      </w:r>
    </w:p>
    <w:p w14:paraId="54BBB5B3" w14:textId="77777777" w:rsidR="004A3198" w:rsidRPr="00D16BAA" w:rsidRDefault="006225F2" w:rsidP="00141C76">
      <w:pPr>
        <w:ind w:firstLine="480"/>
      </w:pPr>
      <w:r w:rsidRPr="00D16BAA">
        <w:rPr>
          <w:rFonts w:hint="eastAsia"/>
        </w:rPr>
        <w:t>稳定性</w:t>
      </w:r>
      <w:r w:rsidRPr="00D16BAA">
        <w:t>:</w:t>
      </w:r>
      <w:r w:rsidRPr="00D16BAA">
        <w:rPr>
          <w:rFonts w:hint="eastAsia"/>
        </w:rPr>
        <w:t>同一个应用中，对同一数据、逻辑功能和用户界面的多次请求时经常发生的。当用户基数很大时，如果每次请求都进行处理，消耗的资源是很大的浪费，也同时造成系统的不稳定。例如，</w:t>
      </w:r>
      <w:r w:rsidRPr="00D16BAA">
        <w:rPr>
          <w:rFonts w:hint="eastAsia"/>
        </w:rPr>
        <w:t>web</w:t>
      </w:r>
      <w:r w:rsidRPr="00D16BAA">
        <w:rPr>
          <w:rFonts w:hint="eastAsia"/>
        </w:rPr>
        <w:t>应用中，对一些静态页面的呈现内容进行缓存能有效的节省资源，提高稳定性。而缓存数据也能降低对</w:t>
      </w:r>
      <w:r w:rsidR="00881C36">
        <w:fldChar w:fldCharType="begin"/>
      </w:r>
      <w:r w:rsidR="00881C36">
        <w:instrText xml:space="preserve"> HYPERLINK "http://lib.csdn.net/base/mysql" \t "/home/liuye/</w:instrText>
      </w:r>
      <w:r w:rsidR="00881C36">
        <w:instrText>文档</w:instrText>
      </w:r>
      <w:r w:rsidR="00881C36">
        <w:instrText>\\x/_blank" \o "MySQL</w:instrText>
      </w:r>
      <w:r w:rsidR="00881C36">
        <w:instrText>知识库</w:instrText>
      </w:r>
      <w:r w:rsidR="00881C36">
        <w:instrText xml:space="preserve">" </w:instrText>
      </w:r>
      <w:r w:rsidR="00881C36">
        <w:fldChar w:fldCharType="separate"/>
      </w:r>
      <w:r w:rsidRPr="00D16BAA">
        <w:rPr>
          <w:rFonts w:hint="eastAsia"/>
        </w:rPr>
        <w:t>数据库</w:t>
      </w:r>
      <w:r w:rsidR="00881C36">
        <w:fldChar w:fldCharType="end"/>
      </w:r>
      <w:r w:rsidRPr="00D16BAA">
        <w:rPr>
          <w:rFonts w:hint="eastAsia"/>
        </w:rPr>
        <w:t>的访问次数，降低数据库的负担和提高数据库的服务能力；</w:t>
      </w:r>
    </w:p>
    <w:p w14:paraId="40367848" w14:textId="77777777" w:rsidR="004A3198" w:rsidRPr="00D16BAA" w:rsidRDefault="006225F2" w:rsidP="006B554D">
      <w:pPr>
        <w:ind w:firstLine="480"/>
      </w:pPr>
      <w:r w:rsidRPr="00D16BAA">
        <w:rPr>
          <w:rFonts w:hint="eastAsia"/>
        </w:rPr>
        <w:t>可用性</w:t>
      </w:r>
      <w:r w:rsidRPr="00D16BAA">
        <w:t>:</w:t>
      </w:r>
      <w:r w:rsidRPr="00D16BAA">
        <w:rPr>
          <w:rFonts w:hint="eastAsia"/>
        </w:rPr>
        <w:t>有时，提供数据信息的服务可能会意外停止，如果使用了缓存技术，可以在一定时间内仍正常提供对最终用户的支持，提高了系统的可用性。</w:t>
      </w:r>
    </w:p>
    <w:p w14:paraId="04B13D59" w14:textId="14CF8C69" w:rsidR="004A3198" w:rsidRDefault="006225F2" w:rsidP="00141C76">
      <w:pPr>
        <w:ind w:firstLine="480"/>
        <w:rPr>
          <w:highlight w:val="red"/>
        </w:rPr>
      </w:pPr>
      <w:r w:rsidRPr="00D16BAA">
        <w:t>数据库缓存技术的一般场景</w:t>
      </w:r>
      <w:r w:rsidR="00ED0CAE">
        <w:t>：</w:t>
      </w:r>
    </w:p>
    <w:p w14:paraId="65D2D2D8" w14:textId="77777777" w:rsidR="009A523A" w:rsidRDefault="006225F2" w:rsidP="009A523A">
      <w:pPr>
        <w:pStyle w:val="af1"/>
        <w:keepNext/>
      </w:pPr>
      <w:r w:rsidRPr="00D16BAA">
        <w:rPr>
          <w:noProof/>
        </w:rPr>
        <w:drawing>
          <wp:inline distT="0" distB="0" distL="114300" distR="114300" wp14:anchorId="3411DBB9" wp14:editId="2C27160F">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4753610" cy="1647825"/>
                    </a:xfrm>
                    <a:prstGeom prst="rect">
                      <a:avLst/>
                    </a:prstGeom>
                    <a:noFill/>
                    <a:ln w="9525">
                      <a:solidFill>
                        <a:schemeClr val="tx1"/>
                      </a:solidFill>
                      <a:miter/>
                    </a:ln>
                  </pic:spPr>
                </pic:pic>
              </a:graphicData>
            </a:graphic>
          </wp:inline>
        </w:drawing>
      </w:r>
    </w:p>
    <w:p w14:paraId="1E8B34FC" w14:textId="3D3C6613"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19</w:t>
      </w:r>
      <w:r>
        <w:fldChar w:fldCharType="end"/>
      </w:r>
      <w:r>
        <w:rPr>
          <w:rFonts w:hint="eastAsia"/>
        </w:rPr>
        <w:t xml:space="preserve"> </w:t>
      </w:r>
      <w:r>
        <w:rPr>
          <w:rFonts w:hint="eastAsia"/>
        </w:rPr>
        <w:t>数据库缓存的一般场景</w:t>
      </w:r>
    </w:p>
    <w:p w14:paraId="5D7C5D1E" w14:textId="285EF6F3" w:rsidR="004A3198" w:rsidRPr="00D16BAA" w:rsidRDefault="006225F2" w:rsidP="00141C76">
      <w:pPr>
        <w:ind w:firstLine="480"/>
      </w:pPr>
      <w:r w:rsidRPr="00D16BAA">
        <w:t>数据库缓存技术的一般场景生成</w:t>
      </w:r>
      <w:r w:rsidR="005F154E">
        <w:t>：</w:t>
      </w:r>
    </w:p>
    <w:p w14:paraId="0BA1D1E8" w14:textId="77777777" w:rsidR="009A523A" w:rsidRDefault="006225F2" w:rsidP="009A523A">
      <w:pPr>
        <w:pStyle w:val="af1"/>
        <w:keepNext/>
      </w:pPr>
      <w:r w:rsidRPr="00D16BAA">
        <w:rPr>
          <w:noProof/>
        </w:rPr>
        <w:lastRenderedPageBreak/>
        <w:drawing>
          <wp:inline distT="0" distB="0" distL="114300" distR="114300" wp14:anchorId="72860CB8" wp14:editId="1BA2F5CB">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4207510" cy="1461135"/>
                    </a:xfrm>
                    <a:prstGeom prst="rect">
                      <a:avLst/>
                    </a:prstGeom>
                    <a:noFill/>
                    <a:ln w="9525">
                      <a:solidFill>
                        <a:schemeClr val="tx1"/>
                      </a:solidFill>
                      <a:miter/>
                    </a:ln>
                  </pic:spPr>
                </pic:pic>
              </a:graphicData>
            </a:graphic>
          </wp:inline>
        </w:drawing>
      </w:r>
    </w:p>
    <w:p w14:paraId="070D433C" w14:textId="6A41380E"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20</w:t>
      </w:r>
      <w:r>
        <w:fldChar w:fldCharType="end"/>
      </w:r>
      <w:r w:rsidR="001075A0">
        <w:rPr>
          <w:rFonts w:hint="eastAsia"/>
        </w:rPr>
        <w:t>数据库缓存技术的一般场景生成</w:t>
      </w:r>
    </w:p>
    <w:p w14:paraId="22D90787" w14:textId="149C1BFC" w:rsidR="004A3198" w:rsidRPr="00D16BAA" w:rsidRDefault="006225F2" w:rsidP="006B554D">
      <w:pPr>
        <w:pStyle w:val="3"/>
        <w:ind w:firstLine="482"/>
      </w:pPr>
      <w:bookmarkStart w:id="87" w:name="_Toc480753602"/>
      <w:r w:rsidRPr="00D16BAA">
        <w:t>3.6.2</w:t>
      </w:r>
      <w:r w:rsidR="006B554D">
        <w:rPr>
          <w:rFonts w:hint="eastAsia"/>
        </w:rPr>
        <w:t xml:space="preserve"> </w:t>
      </w:r>
      <w:r w:rsidRPr="00D16BAA">
        <w:rPr>
          <w:rFonts w:hint="eastAsia"/>
        </w:rPr>
        <w:t>MVC</w:t>
      </w:r>
      <w:r w:rsidRPr="00D16BAA">
        <w:t>框架</w:t>
      </w:r>
      <w:r w:rsidRPr="00D16BAA">
        <w:rPr>
          <w:rFonts w:hint="eastAsia"/>
        </w:rPr>
        <w:t>必须能够支持</w:t>
      </w:r>
      <w:r w:rsidRPr="00D16BAA">
        <w:t>较大</w:t>
      </w:r>
      <w:r w:rsidRPr="00D16BAA">
        <w:rPr>
          <w:rFonts w:hint="eastAsia"/>
        </w:rPr>
        <w:t>规模的并发请求</w:t>
      </w:r>
      <w:bookmarkEnd w:id="87"/>
    </w:p>
    <w:p w14:paraId="7B027864" w14:textId="34B0A95B" w:rsidR="004A3198" w:rsidRPr="00D16BAA" w:rsidRDefault="006225F2" w:rsidP="00141C76">
      <w:pPr>
        <w:ind w:firstLine="480"/>
      </w:pPr>
      <w:r w:rsidRPr="00D16BAA">
        <w:t>在网站开发过程中，随着应用市场的扩大，用户访问量的增加，有必要在网站的开始设计阶段，考虑使用具有能处理高并发特性的框架进行后续的开发实现</w:t>
      </w:r>
      <w:r w:rsidR="005926C0">
        <w:t>。</w:t>
      </w:r>
    </w:p>
    <w:p w14:paraId="28D196EE" w14:textId="448D87C7" w:rsidR="004A3198" w:rsidRPr="00D16BAA" w:rsidRDefault="006225F2">
      <w:pPr>
        <w:ind w:firstLineChars="0" w:firstLine="480"/>
      </w:pPr>
      <w:r w:rsidRPr="00D16BAA">
        <w:t>主要的关注点是框架能否提供较为多的轻量级线程以及页面缓存等技术进行用户请求的处理，以支持大规模的并发请求</w:t>
      </w:r>
      <w:r w:rsidR="005926C0">
        <w:t>。</w:t>
      </w:r>
    </w:p>
    <w:p w14:paraId="0B97F305" w14:textId="6B22FF17" w:rsidR="004A3198" w:rsidRPr="00D16BAA" w:rsidRDefault="006225F2" w:rsidP="00141C76">
      <w:pPr>
        <w:ind w:firstLine="480"/>
      </w:pPr>
      <w:r w:rsidRPr="00D16BAA">
        <w:t>大规模并发请求的一般场景</w:t>
      </w:r>
      <w:r w:rsidR="008915C6">
        <w:t>：</w:t>
      </w:r>
    </w:p>
    <w:p w14:paraId="6DAA5A0E" w14:textId="77777777" w:rsidR="00EF4DAE" w:rsidRDefault="006225F2" w:rsidP="00EF4DAE">
      <w:pPr>
        <w:pStyle w:val="af1"/>
        <w:keepNext/>
      </w:pPr>
      <w:r w:rsidRPr="00D16BAA">
        <w:rPr>
          <w:noProof/>
        </w:rPr>
        <w:drawing>
          <wp:inline distT="0" distB="0" distL="114300" distR="114300" wp14:anchorId="55BC2577" wp14:editId="2DF63354">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4853940" cy="1526540"/>
                    </a:xfrm>
                    <a:prstGeom prst="rect">
                      <a:avLst/>
                    </a:prstGeom>
                    <a:noFill/>
                    <a:ln w="9525">
                      <a:solidFill>
                        <a:schemeClr val="tx1"/>
                      </a:solidFill>
                      <a:miter/>
                    </a:ln>
                  </pic:spPr>
                </pic:pic>
              </a:graphicData>
            </a:graphic>
          </wp:inline>
        </w:drawing>
      </w:r>
    </w:p>
    <w:p w14:paraId="5F52B006" w14:textId="4DFB373E"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21</w:t>
      </w:r>
      <w:r>
        <w:fldChar w:fldCharType="end"/>
      </w:r>
      <w:r>
        <w:rPr>
          <w:rFonts w:hint="eastAsia"/>
        </w:rPr>
        <w:t>大规模并发请求的一般场景</w:t>
      </w:r>
    </w:p>
    <w:p w14:paraId="0237D2A4" w14:textId="3C1E69D5" w:rsidR="004A3198" w:rsidRPr="00D16BAA" w:rsidRDefault="00335217" w:rsidP="00141C76">
      <w:pPr>
        <w:ind w:firstLine="480"/>
      </w:pPr>
      <w:r>
        <w:t>大规模并发请求的一般场景</w:t>
      </w:r>
      <w:r w:rsidR="001075A0">
        <w:rPr>
          <w:rFonts w:hint="eastAsia"/>
        </w:rPr>
        <w:t>生成</w:t>
      </w:r>
      <w:r w:rsidR="00345385">
        <w:t>：</w:t>
      </w:r>
    </w:p>
    <w:p w14:paraId="4F663431" w14:textId="77777777" w:rsidR="00EF4DAE" w:rsidRDefault="006225F2" w:rsidP="00EF4DAE">
      <w:pPr>
        <w:pStyle w:val="af1"/>
        <w:keepNext/>
      </w:pPr>
      <w:r w:rsidRPr="00D16BAA">
        <w:rPr>
          <w:noProof/>
        </w:rPr>
        <w:drawing>
          <wp:inline distT="0" distB="0" distL="114300" distR="114300" wp14:anchorId="591BE2F9" wp14:editId="1DDF52E9">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4895215" cy="2084070"/>
                    </a:xfrm>
                    <a:prstGeom prst="rect">
                      <a:avLst/>
                    </a:prstGeom>
                    <a:noFill/>
                    <a:ln w="9525">
                      <a:solidFill>
                        <a:schemeClr val="tx1"/>
                      </a:solidFill>
                      <a:miter/>
                    </a:ln>
                  </pic:spPr>
                </pic:pic>
              </a:graphicData>
            </a:graphic>
          </wp:inline>
        </w:drawing>
      </w:r>
    </w:p>
    <w:p w14:paraId="204F8B4A" w14:textId="5132F4F8"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22</w:t>
      </w:r>
      <w:r>
        <w:fldChar w:fldCharType="end"/>
      </w:r>
      <w:r>
        <w:rPr>
          <w:rFonts w:hint="eastAsia"/>
        </w:rPr>
        <w:t xml:space="preserve"> </w:t>
      </w:r>
      <w:r w:rsidR="001075A0">
        <w:rPr>
          <w:rFonts w:hint="eastAsia"/>
        </w:rPr>
        <w:t>大规模并发请求的一般场景生成</w:t>
      </w:r>
    </w:p>
    <w:p w14:paraId="269F6861" w14:textId="59E04A71" w:rsidR="004A3198" w:rsidRPr="00D16BAA" w:rsidRDefault="00873D3F" w:rsidP="00DF01A3">
      <w:pPr>
        <w:pStyle w:val="3"/>
        <w:ind w:firstLine="482"/>
      </w:pPr>
      <w:bookmarkStart w:id="88" w:name="_Toc480753603"/>
      <w:r>
        <w:lastRenderedPageBreak/>
        <w:t>3.6.3</w:t>
      </w:r>
      <w:r w:rsidR="008701DA">
        <w:rPr>
          <w:rFonts w:hint="eastAsia"/>
        </w:rPr>
        <w:t xml:space="preserve"> </w:t>
      </w:r>
      <w:r w:rsidR="006225F2" w:rsidRPr="00141C76">
        <w:rPr>
          <w:rFonts w:hint="eastAsia"/>
        </w:rPr>
        <w:t>Ｍ</w:t>
      </w:r>
      <w:r w:rsidR="006225F2" w:rsidRPr="00141C76">
        <w:rPr>
          <w:rFonts w:hint="eastAsia"/>
        </w:rPr>
        <w:t>VC</w:t>
      </w:r>
      <w:r w:rsidR="006225F2" w:rsidRPr="00141C76">
        <w:t>框架</w:t>
      </w:r>
      <w:r w:rsidR="006225F2" w:rsidRPr="00141C76">
        <w:rPr>
          <w:rFonts w:hint="eastAsia"/>
        </w:rPr>
        <w:t>需要避免过度解耦</w:t>
      </w:r>
      <w:bookmarkEnd w:id="88"/>
    </w:p>
    <w:p w14:paraId="4C742A8D" w14:textId="7149F61E" w:rsidR="004A3198" w:rsidRPr="00D16BAA" w:rsidRDefault="006225F2" w:rsidP="00141C76">
      <w:pPr>
        <w:ind w:firstLine="480"/>
      </w:pPr>
      <w:r w:rsidRPr="00D16BAA">
        <w:t>MVC</w:t>
      </w:r>
      <w:r w:rsidRPr="00D16BAA">
        <w:t>框架的主要特征是提供了模型</w:t>
      </w:r>
      <w:r w:rsidRPr="00D16BAA">
        <w:t>,</w:t>
      </w:r>
      <w:r w:rsidRPr="00D16BAA">
        <w:t>视图，控制等的分离，这为网站系统的开发和维护提供了积极的帮助</w:t>
      </w:r>
      <w:r w:rsidR="005926C0">
        <w:t>。</w:t>
      </w:r>
      <w:r w:rsidRPr="00D16BAA">
        <w:t>但是，如果</w:t>
      </w:r>
      <w:r w:rsidRPr="00D16BAA">
        <w:t>MVC</w:t>
      </w:r>
      <w:r w:rsidRPr="00D16BAA">
        <w:t>框架过分解耦，引入过多的中间抽象层，那么就反而会降低</w:t>
      </w:r>
      <w:r w:rsidRPr="00D16BAA">
        <w:t>MVC</w:t>
      </w:r>
      <w:r w:rsidRPr="00D16BAA">
        <w:t>框架的执行效率</w:t>
      </w:r>
      <w:r w:rsidR="005926C0">
        <w:t>。</w:t>
      </w:r>
    </w:p>
    <w:p w14:paraId="1F9150D8" w14:textId="21F2F4D0" w:rsidR="004A3198" w:rsidRPr="00D16BAA" w:rsidRDefault="006225F2">
      <w:pPr>
        <w:ind w:firstLineChars="0" w:firstLine="480"/>
      </w:pPr>
      <w:r w:rsidRPr="00D16BAA">
        <w:t>避免过度解耦的主要的关注点是</w:t>
      </w:r>
      <w:r w:rsidRPr="00D16BAA">
        <w:t>MVC</w:t>
      </w:r>
      <w:r w:rsidRPr="00D16BAA">
        <w:t>框架中间抽象层数的多少，这决定了模型，视图，控制等的相互协作的程度</w:t>
      </w:r>
      <w:r w:rsidR="005926C0">
        <w:t>。</w:t>
      </w:r>
    </w:p>
    <w:p w14:paraId="24D73E58" w14:textId="09071CEE" w:rsidR="004A3198" w:rsidRPr="00D16BAA" w:rsidRDefault="006225F2">
      <w:pPr>
        <w:ind w:firstLineChars="0" w:firstLine="480"/>
      </w:pPr>
      <w:r w:rsidRPr="00D16BAA">
        <w:t>避免过度解耦的一般场景</w:t>
      </w:r>
      <w:r w:rsidR="0085312E">
        <w:t>：</w:t>
      </w:r>
    </w:p>
    <w:p w14:paraId="6BD706E1" w14:textId="77777777" w:rsidR="009A523A" w:rsidRDefault="006225F2" w:rsidP="009A523A">
      <w:pPr>
        <w:pStyle w:val="af1"/>
        <w:keepNext/>
      </w:pPr>
      <w:r w:rsidRPr="00D16BAA">
        <w:rPr>
          <w:noProof/>
        </w:rPr>
        <w:drawing>
          <wp:inline distT="0" distB="0" distL="114300" distR="114300" wp14:anchorId="1B7C7011" wp14:editId="0FE3F13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4848860" cy="1775460"/>
                    </a:xfrm>
                    <a:prstGeom prst="rect">
                      <a:avLst/>
                    </a:prstGeom>
                    <a:noFill/>
                    <a:ln w="9525">
                      <a:solidFill>
                        <a:schemeClr val="tx1"/>
                      </a:solidFill>
                      <a:miter/>
                    </a:ln>
                  </pic:spPr>
                </pic:pic>
              </a:graphicData>
            </a:graphic>
          </wp:inline>
        </w:drawing>
      </w:r>
    </w:p>
    <w:p w14:paraId="707F8192" w14:textId="5783E6A1"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23</w:t>
      </w:r>
      <w:r>
        <w:fldChar w:fldCharType="end"/>
      </w:r>
      <w:r>
        <w:rPr>
          <w:rFonts w:hint="eastAsia"/>
        </w:rPr>
        <w:t>避免过度解耦的一般场景</w:t>
      </w:r>
    </w:p>
    <w:p w14:paraId="669AA271" w14:textId="0FB48529" w:rsidR="004A3198" w:rsidRPr="00D16BAA" w:rsidRDefault="006225F2" w:rsidP="005926C0">
      <w:pPr>
        <w:ind w:firstLine="480"/>
      </w:pPr>
      <w:r w:rsidRPr="00D16BAA">
        <w:t>避免过度解耦的一般场景</w:t>
      </w:r>
      <w:r w:rsidR="001075A0">
        <w:rPr>
          <w:rFonts w:hint="eastAsia"/>
        </w:rPr>
        <w:t>生成</w:t>
      </w:r>
      <w:r w:rsidR="00E723F9">
        <w:rPr>
          <w:rFonts w:hint="eastAsia"/>
        </w:rPr>
        <w:t>：</w:t>
      </w:r>
    </w:p>
    <w:p w14:paraId="7BF27A04" w14:textId="77777777" w:rsidR="009A523A" w:rsidRDefault="006225F2" w:rsidP="009A523A">
      <w:pPr>
        <w:pStyle w:val="af1"/>
        <w:keepNext/>
      </w:pPr>
      <w:r w:rsidRPr="00D16BAA">
        <w:rPr>
          <w:noProof/>
        </w:rPr>
        <w:drawing>
          <wp:inline distT="0" distB="0" distL="114300" distR="114300" wp14:anchorId="36AA08A0" wp14:editId="3419B1B3">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4832350" cy="1954530"/>
                    </a:xfrm>
                    <a:prstGeom prst="rect">
                      <a:avLst/>
                    </a:prstGeom>
                    <a:noFill/>
                    <a:ln w="9525">
                      <a:solidFill>
                        <a:schemeClr val="tx1"/>
                      </a:solidFill>
                      <a:miter/>
                    </a:ln>
                  </pic:spPr>
                </pic:pic>
              </a:graphicData>
            </a:graphic>
          </wp:inline>
        </w:drawing>
      </w:r>
    </w:p>
    <w:p w14:paraId="5556B22D" w14:textId="3844541C"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24</w:t>
      </w:r>
      <w:r>
        <w:fldChar w:fldCharType="end"/>
      </w:r>
      <w:r w:rsidR="001075A0">
        <w:rPr>
          <w:rFonts w:hint="eastAsia"/>
        </w:rPr>
        <w:t>避免过度解耦的一般场景生成</w:t>
      </w:r>
    </w:p>
    <w:p w14:paraId="79FE3C1D" w14:textId="00F1FF8A" w:rsidR="004A3198" w:rsidRPr="00D16BAA" w:rsidRDefault="006225F2">
      <w:pPr>
        <w:pStyle w:val="3"/>
        <w:ind w:firstLine="482"/>
      </w:pPr>
      <w:bookmarkStart w:id="89" w:name="_Toc480753604"/>
      <w:r w:rsidRPr="00D16BAA">
        <w:t>3.6.4</w:t>
      </w:r>
      <w:r w:rsidR="00565340">
        <w:rPr>
          <w:rFonts w:hint="eastAsia"/>
        </w:rPr>
        <w:t xml:space="preserve"> </w:t>
      </w:r>
      <w:r w:rsidRPr="00D16BAA">
        <w:rPr>
          <w:rFonts w:hint="eastAsia"/>
        </w:rPr>
        <w:t>Ｍ</w:t>
      </w:r>
      <w:r w:rsidRPr="00D16BAA">
        <w:rPr>
          <w:rFonts w:hint="eastAsia"/>
        </w:rPr>
        <w:t>VC</w:t>
      </w:r>
      <w:r w:rsidRPr="00D16BAA">
        <w:t>框架</w:t>
      </w:r>
      <w:r w:rsidRPr="00D16BAA">
        <w:rPr>
          <w:rFonts w:hint="eastAsia"/>
        </w:rPr>
        <w:t>应当提供一定的</w:t>
      </w:r>
      <w:r w:rsidRPr="00D16BAA">
        <w:t>灵活性</w:t>
      </w:r>
      <w:bookmarkEnd w:id="89"/>
    </w:p>
    <w:p w14:paraId="29552796" w14:textId="3F9C151E" w:rsidR="004A3198" w:rsidRPr="00D16BAA" w:rsidRDefault="006225F2" w:rsidP="005926C0">
      <w:pPr>
        <w:ind w:firstLine="480"/>
      </w:pPr>
      <w:r w:rsidRPr="00D16BAA">
        <w:t>MVC</w:t>
      </w:r>
      <w:r w:rsidRPr="00D16BAA">
        <w:t>框架需要为使用者，即开发人员提供比较大的灵活性</w:t>
      </w:r>
      <w:r w:rsidR="005926C0">
        <w:t>。</w:t>
      </w:r>
      <w:r w:rsidRPr="00D16BAA">
        <w:t>主要的关注点是</w:t>
      </w:r>
      <w:r w:rsidRPr="00D16BAA">
        <w:t>MVC</w:t>
      </w:r>
      <w:r w:rsidRPr="00D16BAA">
        <w:t>应当为用户提供丰富的配置接口以及扩展接口等，方便开发人员的使用和对框架的二次开发，以有利于发挥开发人员的创造力，扩大框架的使用价值等</w:t>
      </w:r>
      <w:r w:rsidR="005926C0">
        <w:t>。</w:t>
      </w:r>
    </w:p>
    <w:p w14:paraId="42DC737E" w14:textId="2910E4F9" w:rsidR="004A3198" w:rsidRPr="00D16BAA" w:rsidRDefault="005926C0" w:rsidP="005926C0">
      <w:pPr>
        <w:ind w:firstLine="480"/>
      </w:pPr>
      <w:bookmarkStart w:id="90" w:name="_Toc478140214"/>
      <w:r>
        <w:t>框架的灵活性的一般场景：</w:t>
      </w:r>
    </w:p>
    <w:p w14:paraId="6A7093BC" w14:textId="77777777" w:rsidR="00A71996" w:rsidRDefault="006225F2" w:rsidP="00A71996">
      <w:pPr>
        <w:pStyle w:val="af1"/>
        <w:keepNext/>
      </w:pPr>
      <w:r w:rsidRPr="00D16BAA">
        <w:rPr>
          <w:noProof/>
        </w:rPr>
        <w:lastRenderedPageBreak/>
        <w:drawing>
          <wp:inline distT="0" distB="0" distL="114300" distR="114300" wp14:anchorId="58C2F61E" wp14:editId="4A68D1C9">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4828540" cy="1637030"/>
                    </a:xfrm>
                    <a:prstGeom prst="rect">
                      <a:avLst/>
                    </a:prstGeom>
                    <a:noFill/>
                    <a:ln w="9525">
                      <a:solidFill>
                        <a:schemeClr val="tx1"/>
                      </a:solidFill>
                      <a:miter/>
                    </a:ln>
                  </pic:spPr>
                </pic:pic>
              </a:graphicData>
            </a:graphic>
          </wp:inline>
        </w:drawing>
      </w:r>
    </w:p>
    <w:p w14:paraId="1E4785FD" w14:textId="58F24BBB" w:rsidR="004A3198" w:rsidRDefault="00A71996" w:rsidP="00A71996">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25</w:t>
      </w:r>
      <w:r>
        <w:fldChar w:fldCharType="end"/>
      </w:r>
      <w:r>
        <w:rPr>
          <w:rFonts w:hint="eastAsia"/>
        </w:rPr>
        <w:t xml:space="preserve"> </w:t>
      </w:r>
      <w:r>
        <w:rPr>
          <w:rFonts w:hint="eastAsia"/>
        </w:rPr>
        <w:t>框架灵活性的一般场景</w:t>
      </w:r>
    </w:p>
    <w:p w14:paraId="38EBECE3" w14:textId="47A6B17D" w:rsidR="004A3198" w:rsidRPr="00D16BAA" w:rsidRDefault="006225F2" w:rsidP="005926C0">
      <w:pPr>
        <w:ind w:firstLine="480"/>
      </w:pPr>
      <w:r w:rsidRPr="00D16BAA">
        <w:t>框架的灵活性的一般场景生成</w:t>
      </w:r>
      <w:r w:rsidR="004D2759">
        <w:t>：</w:t>
      </w:r>
    </w:p>
    <w:p w14:paraId="1880B309" w14:textId="4D27A36B" w:rsidR="001075A0" w:rsidRDefault="006225F2" w:rsidP="008E7E41">
      <w:pPr>
        <w:pStyle w:val="af1"/>
      </w:pPr>
      <w:r w:rsidRPr="00D16BAA">
        <w:rPr>
          <w:noProof/>
        </w:rPr>
        <w:drawing>
          <wp:inline distT="0" distB="0" distL="114300" distR="114300" wp14:anchorId="3244F3A6" wp14:editId="1A43E2CD">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833620" cy="1898650"/>
                    </a:xfrm>
                    <a:prstGeom prst="rect">
                      <a:avLst/>
                    </a:prstGeom>
                    <a:noFill/>
                    <a:ln w="9525">
                      <a:solidFill>
                        <a:schemeClr val="tx1"/>
                      </a:solidFill>
                      <a:miter/>
                    </a:ln>
                  </pic:spPr>
                </pic:pic>
              </a:graphicData>
            </a:graphic>
          </wp:inline>
        </w:drawing>
      </w:r>
    </w:p>
    <w:p w14:paraId="4DEBA039" w14:textId="3439B290" w:rsidR="004A3198" w:rsidRDefault="001075A0" w:rsidP="001075A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26</w:t>
      </w:r>
      <w:r>
        <w:fldChar w:fldCharType="end"/>
      </w:r>
      <w:r>
        <w:rPr>
          <w:rFonts w:hint="eastAsia"/>
        </w:rPr>
        <w:t xml:space="preserve"> </w:t>
      </w:r>
      <w:r>
        <w:rPr>
          <w:rFonts w:hint="eastAsia"/>
        </w:rPr>
        <w:t>框架灵活性的一般场景生成</w:t>
      </w:r>
    </w:p>
    <w:p w14:paraId="636E89CA" w14:textId="77777777" w:rsidR="004A3198" w:rsidRDefault="006225F2">
      <w:pPr>
        <w:pStyle w:val="2"/>
      </w:pPr>
      <w:bookmarkStart w:id="91" w:name="_Toc480753605"/>
      <w:r>
        <w:rPr>
          <w:rFonts w:hint="eastAsia"/>
        </w:rPr>
        <w:t xml:space="preserve">3.7 </w:t>
      </w:r>
      <w:r>
        <w:rPr>
          <w:rFonts w:hint="eastAsia"/>
        </w:rPr>
        <w:t>输入和输出</w:t>
      </w:r>
      <w:bookmarkEnd w:id="90"/>
      <w:bookmarkEnd w:id="91"/>
    </w:p>
    <w:p w14:paraId="22A8F77B" w14:textId="77777777" w:rsidR="004A3198" w:rsidRDefault="006225F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472AEF24" w14:textId="77777777" w:rsidR="004A3198" w:rsidRDefault="006225F2">
      <w:pPr>
        <w:ind w:firstLine="480"/>
      </w:pPr>
      <w:r>
        <w:rPr>
          <w:rFonts w:hint="eastAsia"/>
        </w:rPr>
        <w:t>对于开发人员来说，输入是代码，输出是可运行的二进制</w:t>
      </w:r>
      <w:r>
        <w:rPr>
          <w:rFonts w:hint="eastAsia"/>
        </w:rPr>
        <w:t>jar</w:t>
      </w:r>
      <w:r>
        <w:rPr>
          <w:rFonts w:hint="eastAsia"/>
        </w:rPr>
        <w:t>文件。</w:t>
      </w:r>
    </w:p>
    <w:p w14:paraId="55252087" w14:textId="77777777" w:rsidR="004A3198" w:rsidRDefault="006225F2">
      <w:pPr>
        <w:pStyle w:val="2"/>
      </w:pPr>
      <w:bookmarkStart w:id="92" w:name="_Toc478140215"/>
      <w:bookmarkStart w:id="93" w:name="_Toc480753606"/>
      <w:r>
        <w:rPr>
          <w:rFonts w:hint="eastAsia"/>
        </w:rPr>
        <w:t xml:space="preserve">3.8 </w:t>
      </w:r>
      <w:r>
        <w:rPr>
          <w:rFonts w:hint="eastAsia"/>
        </w:rPr>
        <w:t>数据库特性</w:t>
      </w:r>
      <w:bookmarkEnd w:id="92"/>
      <w:bookmarkEnd w:id="93"/>
    </w:p>
    <w:p w14:paraId="0C5DBCD4" w14:textId="77777777" w:rsidR="004A3198" w:rsidRDefault="006225F2">
      <w:pPr>
        <w:ind w:firstLine="480"/>
      </w:pPr>
      <w:r>
        <w:t>Blade</w:t>
      </w:r>
      <w:r>
        <w:rPr>
          <w:rFonts w:hint="eastAsia"/>
        </w:rPr>
        <w:t>d</w:t>
      </w:r>
      <w:r>
        <w:rPr>
          <w:rFonts w:hint="eastAsia"/>
        </w:rPr>
        <w:t>框架的数据库有以下特性：</w:t>
      </w:r>
    </w:p>
    <w:p w14:paraId="0321C612" w14:textId="77777777" w:rsidR="004A3198" w:rsidRDefault="006225F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41B844BB" w14:textId="77777777" w:rsidR="004A3198" w:rsidRDefault="006225F2">
      <w:pPr>
        <w:ind w:firstLine="480"/>
      </w:pPr>
      <w:r>
        <w:rPr>
          <w:rFonts w:hint="eastAsia"/>
        </w:rPr>
        <w:t>2</w:t>
      </w:r>
      <w:r>
        <w:rPr>
          <w:rFonts w:hint="eastAsia"/>
        </w:rPr>
        <w:t>）除了日志接口，不依赖第三方框架。</w:t>
      </w:r>
    </w:p>
    <w:p w14:paraId="55318982" w14:textId="77777777" w:rsidR="004A3198" w:rsidRDefault="006225F2">
      <w:pPr>
        <w:ind w:firstLine="480"/>
      </w:pPr>
      <w:r>
        <w:rPr>
          <w:rFonts w:hint="eastAsia"/>
        </w:rPr>
        <w:t>3</w:t>
      </w:r>
      <w:r>
        <w:rPr>
          <w:rFonts w:hint="eastAsia"/>
        </w:rPr>
        <w:t>）</w:t>
      </w:r>
      <w:r>
        <w:rPr>
          <w:rFonts w:hint="eastAsia"/>
        </w:rPr>
        <w:t>DSL</w:t>
      </w:r>
      <w:r>
        <w:rPr>
          <w:rFonts w:hint="eastAsia"/>
        </w:rPr>
        <w:t>风格，在程序编写过程中，类似于一种链式风格。</w:t>
      </w:r>
    </w:p>
    <w:p w14:paraId="68752D52" w14:textId="77777777" w:rsidR="004A3198" w:rsidRDefault="006225F2">
      <w:pPr>
        <w:ind w:firstLine="480"/>
      </w:pPr>
      <w:r>
        <w:rPr>
          <w:rFonts w:hint="eastAsia"/>
        </w:rPr>
        <w:t>4</w:t>
      </w:r>
      <w:r>
        <w:rPr>
          <w:rFonts w:hint="eastAsia"/>
        </w:rPr>
        <w:t>）内置连接池，支持与其他连接池共用。</w:t>
      </w:r>
    </w:p>
    <w:p w14:paraId="72588E9C" w14:textId="77777777" w:rsidR="004A3198" w:rsidRDefault="006225F2">
      <w:pPr>
        <w:pStyle w:val="2"/>
      </w:pPr>
      <w:bookmarkStart w:id="94" w:name="_Toc478140216"/>
      <w:bookmarkStart w:id="95" w:name="_Toc480753607"/>
      <w:r>
        <w:rPr>
          <w:rFonts w:hint="eastAsia"/>
        </w:rPr>
        <w:t xml:space="preserve">3.9 </w:t>
      </w:r>
      <w:r>
        <w:rPr>
          <w:rFonts w:hint="eastAsia"/>
        </w:rPr>
        <w:t>故障处理</w:t>
      </w:r>
      <w:bookmarkEnd w:id="94"/>
      <w:bookmarkEnd w:id="95"/>
    </w:p>
    <w:p w14:paraId="4A63DF1F" w14:textId="77777777" w:rsidR="004A3198" w:rsidRDefault="006225F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17A380D" w14:textId="77777777">
        <w:tc>
          <w:tcPr>
            <w:tcW w:w="8296" w:type="dxa"/>
          </w:tcPr>
          <w:tbl>
            <w:tblPr>
              <w:tblW w:w="8080" w:type="dxa"/>
              <w:tblLayout w:type="fixed"/>
              <w:tblLook w:val="04A0" w:firstRow="1" w:lastRow="0" w:firstColumn="1" w:lastColumn="0" w:noHBand="0" w:noVBand="1"/>
            </w:tblPr>
            <w:tblGrid>
              <w:gridCol w:w="8080"/>
            </w:tblGrid>
            <w:tr w:rsidR="004A3198" w14:paraId="4AF3EF7C" w14:textId="77777777">
              <w:tc>
                <w:tcPr>
                  <w:tcW w:w="8080" w:type="dxa"/>
                </w:tcPr>
                <w:p w14:paraId="74738A31" w14:textId="77777777" w:rsidR="004A3198" w:rsidRDefault="006225F2">
                  <w:pPr>
                    <w:ind w:firstLine="480"/>
                    <w:rPr>
                      <w:shd w:val="clear" w:color="auto" w:fill="FFFFFF"/>
                    </w:rPr>
                  </w:pPr>
                  <w:r>
                    <w:rPr>
                      <w:rFonts w:hint="eastAsia"/>
                      <w:shd w:val="clear" w:color="auto" w:fill="FFFFFF"/>
                    </w:rPr>
                    <w:lastRenderedPageBreak/>
                    <w:t xml:space="preserve">HTTP 400 - </w:t>
                  </w:r>
                  <w:r>
                    <w:rPr>
                      <w:rFonts w:hint="eastAsia"/>
                      <w:shd w:val="clear" w:color="auto" w:fill="FFFFFF"/>
                    </w:rPr>
                    <w:t>请求无效</w:t>
                  </w:r>
                </w:p>
                <w:p w14:paraId="0F896327" w14:textId="77777777" w:rsidR="004A3198" w:rsidRDefault="006225F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4AD91A2" w14:textId="77777777" w:rsidR="004A3198" w:rsidRDefault="006225F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31B8ABC0" w14:textId="77777777" w:rsidR="004A3198" w:rsidRDefault="006225F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14A1AB8F" w14:textId="77777777" w:rsidR="004A3198" w:rsidRDefault="006225F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w:t>
                  </w:r>
                  <w:proofErr w:type="gramStart"/>
                  <w:r>
                    <w:rPr>
                      <w:rFonts w:hint="eastAsia"/>
                      <w:shd w:val="clear" w:color="auto" w:fill="FFFFFF"/>
                    </w:rPr>
                    <w:t>筛选器</w:t>
                  </w:r>
                  <w:proofErr w:type="gramEnd"/>
                  <w:r>
                    <w:rPr>
                      <w:rFonts w:hint="eastAsia"/>
                      <w:shd w:val="clear" w:color="auto" w:fill="FFFFFF"/>
                    </w:rPr>
                    <w:t>拒绝</w:t>
                  </w:r>
                </w:p>
                <w:p w14:paraId="193F5961" w14:textId="77777777" w:rsidR="004A3198" w:rsidRDefault="006225F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2E549C35"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7EF9590B"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w:t>
                  </w:r>
                  <w:proofErr w:type="gramStart"/>
                  <w:r>
                    <w:rPr>
                      <w:rFonts w:hint="eastAsia"/>
                      <w:shd w:val="clear" w:color="auto" w:fill="FFFFFF"/>
                    </w:rPr>
                    <w:t>访问仅</w:t>
                  </w:r>
                  <w:proofErr w:type="gramEnd"/>
                  <w:r>
                    <w:rPr>
                      <w:rFonts w:hint="eastAsia"/>
                      <w:shd w:val="clear" w:color="auto" w:fill="FFFFFF"/>
                    </w:rPr>
                    <w:t>限于</w:t>
                  </w:r>
                  <w:r>
                    <w:rPr>
                      <w:rFonts w:hint="eastAsia"/>
                      <w:shd w:val="clear" w:color="auto" w:fill="FFFFFF"/>
                    </w:rPr>
                    <w:t xml:space="preserve"> Localhost</w:t>
                  </w:r>
                </w:p>
                <w:p w14:paraId="3ED9F940" w14:textId="77777777" w:rsidR="004A3198" w:rsidRDefault="006225F2">
                  <w:pPr>
                    <w:ind w:firstLine="480"/>
                    <w:rPr>
                      <w:shd w:val="clear" w:color="auto" w:fill="FFFFFF"/>
                    </w:rPr>
                  </w:pPr>
                  <w:r>
                    <w:rPr>
                      <w:rFonts w:hint="eastAsia"/>
                      <w:shd w:val="clear" w:color="auto" w:fill="FFFFFF"/>
                    </w:rPr>
                    <w:t xml:space="preserve">HTTP 403.1 </w:t>
                  </w:r>
                  <w:r>
                    <w:rPr>
                      <w:rFonts w:hint="eastAsia"/>
                      <w:shd w:val="clear" w:color="auto" w:fill="FFFFFF"/>
                    </w:rPr>
                    <w:t>禁止访问：禁止可执行访问</w:t>
                  </w:r>
                </w:p>
                <w:p w14:paraId="4B3BE8A3" w14:textId="77777777" w:rsidR="004A3198" w:rsidRDefault="006225F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14:paraId="54588DA1" w14:textId="77777777" w:rsidR="004A3198" w:rsidRDefault="006225F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643E4037" w14:textId="77777777" w:rsidR="004A3198" w:rsidRDefault="006225F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433258F2" w14:textId="77777777" w:rsidR="004A3198" w:rsidRDefault="006225F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7D8B0305" w14:textId="77777777" w:rsidR="004A3198" w:rsidRDefault="006225F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58FFBF1E" w14:textId="77777777" w:rsidR="004A3198" w:rsidRDefault="006225F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6653B5BE" w14:textId="77777777" w:rsidR="004A3198" w:rsidRDefault="006225F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34701DAE" w14:textId="77777777" w:rsidR="004A3198" w:rsidRDefault="006225F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C2F6604" w14:textId="77777777" w:rsidR="004A3198" w:rsidRDefault="006225F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51697E12" w14:textId="77777777" w:rsidR="004A3198" w:rsidRDefault="006225F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5716517A" w14:textId="77777777" w:rsidR="004A3198" w:rsidRDefault="006225F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w:t>
                  </w:r>
                  <w:proofErr w:type="gramStart"/>
                  <w:r>
                    <w:rPr>
                      <w:rFonts w:hint="eastAsia"/>
                      <w:shd w:val="clear" w:color="auto" w:fill="FFFFFF"/>
                    </w:rPr>
                    <w:t>器拒绝</w:t>
                  </w:r>
                  <w:proofErr w:type="gramEnd"/>
                  <w:r>
                    <w:rPr>
                      <w:rFonts w:hint="eastAsia"/>
                      <w:shd w:val="clear" w:color="auto" w:fill="FFFFFF"/>
                    </w:rPr>
                    <w:t>访问</w:t>
                  </w:r>
                </w:p>
                <w:p w14:paraId="0E40A677" w14:textId="77777777" w:rsidR="004A3198" w:rsidRDefault="006225F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13EE158" w14:textId="77777777" w:rsidR="004A3198" w:rsidRDefault="006225F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4457DD10" w14:textId="77777777" w:rsidR="004A3198" w:rsidRDefault="006225F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79C87E75" w14:textId="77777777" w:rsidR="004A3198" w:rsidRDefault="006225F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1BA851EE" w14:textId="77777777" w:rsidR="004A3198" w:rsidRDefault="006225F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235BE204" w14:textId="77777777" w:rsidR="004A3198" w:rsidRDefault="006225F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16FA8308" w14:textId="77777777" w:rsidR="004A3198" w:rsidRDefault="006225F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238179A3" w14:textId="77777777" w:rsidR="004A3198" w:rsidRDefault="006225F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392430BE" w14:textId="77777777" w:rsidR="004A3198" w:rsidRDefault="006225F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C6EAA49" w14:textId="77777777" w:rsidR="004A3198" w:rsidRDefault="006225F2">
                  <w:pPr>
                    <w:ind w:firstLine="480"/>
                    <w:rPr>
                      <w:shd w:val="clear" w:color="auto" w:fill="FFFFFF"/>
                    </w:rPr>
                  </w:pPr>
                  <w:r>
                    <w:rPr>
                      <w:rFonts w:hint="eastAsia"/>
                      <w:shd w:val="clear" w:color="auto" w:fill="FFFFFF"/>
                    </w:rPr>
                    <w:lastRenderedPageBreak/>
                    <w:t xml:space="preserve">HTTP 410 - </w:t>
                  </w:r>
                  <w:r>
                    <w:rPr>
                      <w:rFonts w:hint="eastAsia"/>
                      <w:shd w:val="clear" w:color="auto" w:fill="FFFFFF"/>
                    </w:rPr>
                    <w:t>永远</w:t>
                  </w:r>
                  <w:proofErr w:type="gramStart"/>
                  <w:r>
                    <w:rPr>
                      <w:rFonts w:hint="eastAsia"/>
                      <w:shd w:val="clear" w:color="auto" w:fill="FFFFFF"/>
                    </w:rPr>
                    <w:t>不</w:t>
                  </w:r>
                  <w:proofErr w:type="gramEnd"/>
                  <w:r>
                    <w:rPr>
                      <w:rFonts w:hint="eastAsia"/>
                      <w:shd w:val="clear" w:color="auto" w:fill="FFFFFF"/>
                    </w:rPr>
                    <w:t>可用</w:t>
                  </w:r>
                </w:p>
                <w:p w14:paraId="7C87945F" w14:textId="77777777" w:rsidR="004A3198" w:rsidRDefault="006225F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78540941" w14:textId="77777777" w:rsidR="004A3198" w:rsidRDefault="006225F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0B373F0B" w14:textId="77777777" w:rsidR="004A3198" w:rsidRDefault="004A3198">
            <w:pPr>
              <w:ind w:firstLineChars="0" w:firstLine="0"/>
              <w:rPr>
                <w:szCs w:val="24"/>
              </w:rPr>
            </w:pPr>
          </w:p>
        </w:tc>
      </w:tr>
    </w:tbl>
    <w:p w14:paraId="28C52743" w14:textId="77777777" w:rsidR="004A3198" w:rsidRDefault="006225F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283ADB3" w14:textId="77777777">
        <w:tc>
          <w:tcPr>
            <w:tcW w:w="8296" w:type="dxa"/>
          </w:tcPr>
          <w:p w14:paraId="2E7FF554" w14:textId="77777777" w:rsidR="004A3198" w:rsidRDefault="006225F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7DF375FF" w14:textId="77777777" w:rsidR="004A3198" w:rsidRDefault="006225F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002B9B7" w14:textId="77777777" w:rsidR="004A3198" w:rsidRDefault="006225F2">
            <w:pPr>
              <w:ind w:firstLine="480"/>
              <w:rPr>
                <w:szCs w:val="24"/>
                <w:shd w:val="clear" w:color="auto" w:fill="FFFFFF"/>
              </w:rPr>
            </w:pPr>
            <w:r>
              <w:rPr>
                <w:rFonts w:hint="eastAsia"/>
                <w:szCs w:val="24"/>
                <w:shd w:val="clear" w:color="auto" w:fill="FFFFFF"/>
              </w:rPr>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039B618C" w14:textId="77777777" w:rsidR="004A3198" w:rsidRDefault="006225F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14:paraId="7AF9F6F2" w14:textId="77777777" w:rsidR="004A3198" w:rsidRDefault="006225F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w:t>
            </w:r>
            <w:proofErr w:type="spellStart"/>
            <w:r>
              <w:rPr>
                <w:rFonts w:hint="eastAsia"/>
                <w:szCs w:val="24"/>
                <w:shd w:val="clear" w:color="auto" w:fill="FFFFFF"/>
              </w:rPr>
              <w:t>global.asa</w:t>
            </w:r>
            <w:proofErr w:type="spellEnd"/>
          </w:p>
        </w:tc>
      </w:tr>
    </w:tbl>
    <w:p w14:paraId="70ABA2A3" w14:textId="77777777" w:rsidR="004A3198" w:rsidRDefault="006225F2">
      <w:pPr>
        <w:ind w:firstLine="480"/>
      </w:pPr>
      <w:r>
        <w:rPr>
          <w:rFonts w:hint="eastAsia"/>
        </w:rPr>
        <w:t>在浏览器执行请求操作时，如若出现以下错误，则调用框架内置的</w:t>
      </w:r>
      <w:r>
        <w:rPr>
          <w:rFonts w:hint="eastAsia"/>
        </w:rPr>
        <w:t>50</w:t>
      </w:r>
      <w:r>
        <w:t>1</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0E966459" w14:textId="77777777">
        <w:tc>
          <w:tcPr>
            <w:tcW w:w="8296" w:type="dxa"/>
          </w:tcPr>
          <w:p w14:paraId="038B35AA" w14:textId="77777777" w:rsidR="004A3198" w:rsidRDefault="006225F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3A94568A" w14:textId="77777777" w:rsidR="004A3198" w:rsidRDefault="006225F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1D56E802" w14:textId="77777777">
        <w:tc>
          <w:tcPr>
            <w:tcW w:w="8296" w:type="dxa"/>
          </w:tcPr>
          <w:p w14:paraId="67C8CC6A" w14:textId="77777777" w:rsidR="004A3198" w:rsidRDefault="006225F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2A0F64FA" w14:textId="77777777" w:rsidR="004A3198" w:rsidRDefault="006225F2">
      <w:pPr>
        <w:pStyle w:val="2"/>
      </w:pPr>
      <w:bookmarkStart w:id="96" w:name="_Toc480753608"/>
      <w:r>
        <w:rPr>
          <w:rFonts w:hint="eastAsia"/>
        </w:rPr>
        <w:t>3.10</w:t>
      </w:r>
      <w:r>
        <w:t xml:space="preserve"> </w:t>
      </w:r>
      <w:r>
        <w:rPr>
          <w:rFonts w:hint="eastAsia"/>
        </w:rPr>
        <w:t>安全和保密</w:t>
      </w:r>
      <w:bookmarkEnd w:id="96"/>
    </w:p>
    <w:p w14:paraId="2BA192E7" w14:textId="77777777" w:rsidR="004A3198" w:rsidRDefault="006225F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708D77B7" w14:textId="77777777" w:rsidR="004A3198" w:rsidRDefault="006225F2">
      <w:pPr>
        <w:ind w:firstLine="480"/>
      </w:pPr>
      <w:r>
        <w:rPr>
          <w:rFonts w:hint="eastAsia"/>
        </w:rPr>
        <w:t>2</w:t>
      </w:r>
      <w:r>
        <w:rPr>
          <w:rFonts w:hint="eastAsia"/>
        </w:rPr>
        <w:t>）对于数据库的各种操作而言，要防止非法用户进行</w:t>
      </w:r>
      <w:r>
        <w:t>SQL</w:t>
      </w:r>
      <w:r>
        <w:rPr>
          <w:rFonts w:hint="eastAsia"/>
        </w:rPr>
        <w:t>注入，危害内部数据。</w:t>
      </w:r>
    </w:p>
    <w:p w14:paraId="7E369279" w14:textId="77777777" w:rsidR="004A3198" w:rsidRDefault="006225F2">
      <w:pPr>
        <w:ind w:firstLine="480"/>
      </w:pPr>
      <w:r>
        <w:rPr>
          <w:rFonts w:hint="eastAsia"/>
        </w:rPr>
        <w:t>3</w:t>
      </w:r>
      <w:r>
        <w:rPr>
          <w:rFonts w:hint="eastAsia"/>
        </w:rPr>
        <w:t>）加密数据库中的敏感数据。</w:t>
      </w:r>
    </w:p>
    <w:p w14:paraId="0E9E3AD9" w14:textId="77777777" w:rsidR="004A3198" w:rsidRDefault="006225F2">
      <w:pPr>
        <w:ind w:firstLine="480"/>
      </w:pPr>
      <w:r>
        <w:rPr>
          <w:rFonts w:hint="eastAsia"/>
        </w:rPr>
        <w:t>4</w:t>
      </w:r>
      <w:r>
        <w:rPr>
          <w:rFonts w:hint="eastAsia"/>
        </w:rPr>
        <w:t>）尽量避免使用不成熟的第三方库。</w:t>
      </w:r>
    </w:p>
    <w:p w14:paraId="6744594B" w14:textId="77777777" w:rsidR="004A3198" w:rsidRDefault="006225F2">
      <w:pPr>
        <w:ind w:firstLine="480"/>
      </w:pPr>
      <w:r>
        <w:rPr>
          <w:rFonts w:hint="eastAsia"/>
        </w:rPr>
        <w:t>5</w:t>
      </w:r>
      <w:r>
        <w:rPr>
          <w:rFonts w:hint="eastAsia"/>
        </w:rPr>
        <w:t>）应该正确处理所有可能的非法操作。</w:t>
      </w:r>
    </w:p>
    <w:p w14:paraId="44227082" w14:textId="77777777" w:rsidR="004A3198" w:rsidRDefault="006225F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7842F208" w14:textId="77777777" w:rsidR="004A3198" w:rsidRDefault="006225F2">
      <w:pPr>
        <w:pStyle w:val="1"/>
      </w:pPr>
      <w:bookmarkStart w:id="97" w:name="_Toc480753609"/>
      <w:r>
        <w:rPr>
          <w:rFonts w:hint="eastAsia"/>
        </w:rPr>
        <w:lastRenderedPageBreak/>
        <w:t>4</w:t>
      </w:r>
      <w:r>
        <w:t xml:space="preserve"> </w:t>
      </w:r>
      <w:r>
        <w:rPr>
          <w:rFonts w:hint="eastAsia"/>
        </w:rPr>
        <w:t>时序图</w:t>
      </w:r>
      <w:bookmarkEnd w:id="97"/>
    </w:p>
    <w:p w14:paraId="3B4C0FB2" w14:textId="77777777" w:rsidR="004A3198" w:rsidRDefault="006225F2">
      <w:pPr>
        <w:pStyle w:val="2"/>
      </w:pPr>
      <w:bookmarkStart w:id="98" w:name="_Toc480753610"/>
      <w:r>
        <w:rPr>
          <w:rFonts w:hint="eastAsia"/>
        </w:rPr>
        <w:t xml:space="preserve">4.1 </w:t>
      </w:r>
      <w:r>
        <w:t>IOC</w:t>
      </w:r>
      <w:r>
        <w:rPr>
          <w:rFonts w:hint="eastAsia"/>
        </w:rPr>
        <w:t>时序图</w:t>
      </w:r>
      <w:bookmarkEnd w:id="98"/>
    </w:p>
    <w:p w14:paraId="700303FE" w14:textId="77777777" w:rsidR="004A3198" w:rsidRDefault="006225F2">
      <w:pPr>
        <w:ind w:firstLine="480"/>
      </w:pPr>
      <w:r>
        <w:rPr>
          <w:rFonts w:hint="eastAsia"/>
        </w:rPr>
        <w:t>根据</w:t>
      </w:r>
      <w:commentRangeStart w:id="99"/>
      <w:r>
        <w:rPr>
          <w:rFonts w:hint="eastAsia"/>
        </w:rPr>
        <w:t>IOC</w:t>
      </w:r>
      <w:r>
        <w:rPr>
          <w:rFonts w:hint="eastAsia"/>
        </w:rPr>
        <w:t>用例的</w:t>
      </w:r>
      <w:r>
        <w:rPr>
          <w:rFonts w:hint="eastAsia"/>
        </w:rPr>
        <w:t>RUCM</w:t>
      </w:r>
      <w:r>
        <w:rPr>
          <w:rFonts w:hint="eastAsia"/>
        </w:rPr>
        <w:t>描述</w:t>
      </w:r>
      <w:commentRangeEnd w:id="99"/>
      <w:r w:rsidR="00F34124">
        <w:rPr>
          <w:rStyle w:val="af5"/>
        </w:rPr>
        <w:commentReference w:id="99"/>
      </w:r>
      <w:r>
        <w:rPr>
          <w:rFonts w:hint="eastAsia"/>
        </w:rPr>
        <w:t>，对开发人员使用</w:t>
      </w:r>
      <w:r>
        <w:rPr>
          <w:rFonts w:hint="eastAsia"/>
        </w:rPr>
        <w:t>IOC</w:t>
      </w:r>
      <w:r>
        <w:rPr>
          <w:rFonts w:hint="eastAsia"/>
        </w:rPr>
        <w:t>功能的工作流程</w:t>
      </w:r>
      <w:del w:id="100" w:author="liuchao" w:date="2017-04-28T14:44:00Z">
        <w:r w:rsidDel="00F34124">
          <w:rPr>
            <w:rFonts w:hint="eastAsia"/>
          </w:rPr>
          <w:delText>做</w:delText>
        </w:r>
      </w:del>
      <w:r>
        <w:rPr>
          <w:rFonts w:hint="eastAsia"/>
        </w:rPr>
        <w:t>如下描述：</w:t>
      </w:r>
    </w:p>
    <w:p w14:paraId="3EBD096E" w14:textId="77777777" w:rsidR="004A3198" w:rsidRDefault="006225F2">
      <w:pPr>
        <w:ind w:firstLine="480"/>
      </w:pPr>
      <w:r>
        <w:rPr>
          <w:rFonts w:hint="eastAsia"/>
        </w:rPr>
        <w:t>1</w:t>
      </w:r>
      <w:r>
        <w:rPr>
          <w:rFonts w:hint="eastAsia"/>
        </w:rPr>
        <w:t>）开发人员对声明交由</w:t>
      </w:r>
      <w:r>
        <w:rPr>
          <w:rFonts w:hint="eastAsia"/>
        </w:rPr>
        <w:t>IOC</w:t>
      </w:r>
      <w:r>
        <w:rPr>
          <w:rFonts w:hint="eastAsia"/>
        </w:rPr>
        <w:t>容器管理的对象。</w:t>
      </w:r>
    </w:p>
    <w:p w14:paraId="751F9900" w14:textId="77777777" w:rsidR="004A3198" w:rsidRDefault="006225F2">
      <w:pPr>
        <w:ind w:firstLine="480"/>
      </w:pPr>
      <w:r>
        <w:t>2</w:t>
      </w:r>
      <w:r>
        <w:rPr>
          <w:rFonts w:hint="eastAsia"/>
        </w:rPr>
        <w:t>）开发人员需要编写注入的字段</w:t>
      </w:r>
    </w:p>
    <w:p w14:paraId="583D7F3F" w14:textId="77777777" w:rsidR="004A3198" w:rsidRDefault="006225F2">
      <w:pPr>
        <w:ind w:firstLine="480"/>
      </w:pPr>
      <w:r>
        <w:rPr>
          <w:rFonts w:hint="eastAsia"/>
        </w:rPr>
        <w:t>3</w:t>
      </w:r>
      <w:r>
        <w:rPr>
          <w:rFonts w:hint="eastAsia"/>
        </w:rPr>
        <w:t>）开发人员编写其他业务代码</w:t>
      </w:r>
    </w:p>
    <w:p w14:paraId="4A47839B" w14:textId="77777777" w:rsidR="004A3198" w:rsidRDefault="006225F2">
      <w:pPr>
        <w:ind w:firstLine="480"/>
      </w:pPr>
      <w:r>
        <w:t>4</w:t>
      </w:r>
      <w:r>
        <w:rPr>
          <w:rFonts w:hint="eastAsia"/>
        </w:rPr>
        <w:t>）开发人员编译并启动程序</w:t>
      </w:r>
    </w:p>
    <w:p w14:paraId="3490A47B" w14:textId="77777777" w:rsidR="004A3198" w:rsidRDefault="006225F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C02CDFD" w14:textId="77777777" w:rsidR="004A3198" w:rsidRDefault="006225F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02A52B72" w14:textId="77777777" w:rsidR="004A3198" w:rsidRDefault="006225F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1580614D" w14:textId="77777777" w:rsidR="004A3198" w:rsidRDefault="006225F2">
      <w:pPr>
        <w:ind w:firstLine="480"/>
      </w:pPr>
      <w:r>
        <w:rPr>
          <w:rFonts w:hint="eastAsia"/>
        </w:rPr>
        <w:t>8</w:t>
      </w:r>
      <w:r>
        <w:rPr>
          <w:rFonts w:hint="eastAsia"/>
        </w:rPr>
        <w:t>）</w:t>
      </w:r>
      <w:r>
        <w:rPr>
          <w:rFonts w:hint="eastAsia"/>
        </w:rPr>
        <w:t>IOC</w:t>
      </w:r>
      <w:r>
        <w:rPr>
          <w:rFonts w:hint="eastAsia"/>
        </w:rPr>
        <w:t>应用向所有需要注入的字段注入对象</w:t>
      </w:r>
    </w:p>
    <w:p w14:paraId="792172E1" w14:textId="77777777" w:rsidR="004A3198" w:rsidRDefault="006225F2">
      <w:pPr>
        <w:pStyle w:val="af1"/>
        <w:keepNext/>
      </w:pPr>
      <w:r>
        <w:rPr>
          <w:noProof/>
        </w:rPr>
        <w:drawing>
          <wp:inline distT="0" distB="0" distL="0" distR="0" wp14:anchorId="39608E7E" wp14:editId="48473E35">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5274310" cy="4652010"/>
                    </a:xfrm>
                    <a:prstGeom prst="rect">
                      <a:avLst/>
                    </a:prstGeom>
                  </pic:spPr>
                </pic:pic>
              </a:graphicData>
            </a:graphic>
          </wp:inline>
        </w:drawing>
      </w:r>
    </w:p>
    <w:p w14:paraId="13412384"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27</w:t>
      </w:r>
      <w:r>
        <w:fldChar w:fldCharType="end"/>
      </w:r>
      <w:r>
        <w:rPr>
          <w:rFonts w:hint="eastAsia"/>
        </w:rPr>
        <w:t xml:space="preserve"> IOC</w:t>
      </w:r>
      <w:r>
        <w:rPr>
          <w:rFonts w:hint="eastAsia"/>
        </w:rPr>
        <w:t>用例时序图</w:t>
      </w:r>
    </w:p>
    <w:p w14:paraId="44FC4982" w14:textId="77777777" w:rsidR="004A3198" w:rsidRDefault="006225F2">
      <w:pPr>
        <w:pStyle w:val="2"/>
      </w:pPr>
      <w:bookmarkStart w:id="101" w:name="_Toc480753611"/>
      <w:r>
        <w:rPr>
          <w:rFonts w:hint="eastAsia"/>
        </w:rPr>
        <w:lastRenderedPageBreak/>
        <w:t xml:space="preserve">4.2 </w:t>
      </w:r>
      <w:r>
        <w:rPr>
          <w:rFonts w:hint="eastAsia"/>
        </w:rPr>
        <w:t>配置时序图</w:t>
      </w:r>
      <w:bookmarkEnd w:id="101"/>
    </w:p>
    <w:p w14:paraId="1D9CCFCE" w14:textId="77777777" w:rsidR="004A3198" w:rsidRDefault="006225F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23DCC191" w14:textId="77777777" w:rsidR="004A3198" w:rsidRDefault="006225F2">
      <w:pPr>
        <w:pStyle w:val="af1"/>
        <w:keepNext/>
      </w:pPr>
      <w:r>
        <w:rPr>
          <w:noProof/>
        </w:rPr>
        <w:drawing>
          <wp:inline distT="0" distB="0" distL="0" distR="0" wp14:anchorId="702A4733" wp14:editId="20FA6877">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274310" cy="6535420"/>
                    </a:xfrm>
                    <a:prstGeom prst="rect">
                      <a:avLst/>
                    </a:prstGeom>
                  </pic:spPr>
                </pic:pic>
              </a:graphicData>
            </a:graphic>
          </wp:inline>
        </w:drawing>
      </w:r>
    </w:p>
    <w:p w14:paraId="66FAA63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28</w:t>
      </w:r>
      <w:r>
        <w:fldChar w:fldCharType="end"/>
      </w:r>
      <w:r>
        <w:rPr>
          <w:rFonts w:hint="eastAsia"/>
        </w:rPr>
        <w:t xml:space="preserve"> </w:t>
      </w:r>
      <w:r>
        <w:rPr>
          <w:rFonts w:hint="eastAsia"/>
        </w:rPr>
        <w:t>配置用例时序图</w:t>
      </w:r>
    </w:p>
    <w:p w14:paraId="38C6DA27" w14:textId="77777777" w:rsidR="004A3198" w:rsidRDefault="006225F2">
      <w:pPr>
        <w:pStyle w:val="2"/>
      </w:pPr>
      <w:bookmarkStart w:id="102" w:name="_Toc480753612"/>
      <w:r>
        <w:rPr>
          <w:rFonts w:hint="eastAsia"/>
        </w:rPr>
        <w:lastRenderedPageBreak/>
        <w:t xml:space="preserve">4.3 </w:t>
      </w:r>
      <w:r>
        <w:rPr>
          <w:rFonts w:hint="eastAsia"/>
        </w:rPr>
        <w:t>数据库增加时序图</w:t>
      </w:r>
      <w:bookmarkEnd w:id="102"/>
    </w:p>
    <w:p w14:paraId="3FABEC06" w14:textId="77777777" w:rsidR="004A3198" w:rsidRDefault="006225F2">
      <w:pPr>
        <w:ind w:firstLine="480"/>
      </w:pPr>
      <w:r>
        <w:rPr>
          <w:rFonts w:hint="eastAsia"/>
        </w:rPr>
        <w:t>在数据库增加过程中，首先对数据库的属性信息进行加载，之后对加载出的信息进行配置，在一切都完成之后进行插入操作。</w:t>
      </w:r>
    </w:p>
    <w:p w14:paraId="418A8490" w14:textId="77777777" w:rsidR="004A3198" w:rsidRDefault="006225F2">
      <w:pPr>
        <w:pStyle w:val="af1"/>
        <w:keepNext/>
      </w:pPr>
      <w:r>
        <w:rPr>
          <w:noProof/>
        </w:rPr>
        <w:drawing>
          <wp:inline distT="0" distB="0" distL="0" distR="0" wp14:anchorId="4186574D" wp14:editId="59CFF60B">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274310" cy="2978150"/>
                    </a:xfrm>
                    <a:prstGeom prst="rect">
                      <a:avLst/>
                    </a:prstGeom>
                  </pic:spPr>
                </pic:pic>
              </a:graphicData>
            </a:graphic>
          </wp:inline>
        </w:drawing>
      </w:r>
    </w:p>
    <w:p w14:paraId="7A0C4EB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29</w:t>
      </w:r>
      <w:r>
        <w:fldChar w:fldCharType="end"/>
      </w:r>
      <w:r>
        <w:rPr>
          <w:rFonts w:hint="eastAsia"/>
        </w:rPr>
        <w:t xml:space="preserve"> </w:t>
      </w:r>
      <w:r>
        <w:rPr>
          <w:rFonts w:hint="eastAsia"/>
        </w:rPr>
        <w:t>数据库增加用例时序图</w:t>
      </w:r>
    </w:p>
    <w:p w14:paraId="4535C556" w14:textId="77777777" w:rsidR="004A3198" w:rsidRDefault="006225F2">
      <w:pPr>
        <w:pStyle w:val="2"/>
      </w:pPr>
      <w:bookmarkStart w:id="103" w:name="_Toc480753613"/>
      <w:r>
        <w:rPr>
          <w:rFonts w:hint="eastAsia"/>
        </w:rPr>
        <w:t xml:space="preserve">4.4 </w:t>
      </w:r>
      <w:r>
        <w:rPr>
          <w:rFonts w:hint="eastAsia"/>
        </w:rPr>
        <w:t>数据库删除时序图</w:t>
      </w:r>
      <w:bookmarkEnd w:id="103"/>
    </w:p>
    <w:p w14:paraId="3AE046E4" w14:textId="77777777" w:rsidR="004A3198" w:rsidRDefault="006225F2">
      <w:pPr>
        <w:ind w:firstLine="480"/>
      </w:pPr>
      <w:r>
        <w:rPr>
          <w:rFonts w:hint="eastAsia"/>
        </w:rPr>
        <w:t>在数据库增加过程中，首先对数据库的属性信息进行加载，之后对加载出的信息进行配置，在一切都完成之后进行删除操作。</w:t>
      </w:r>
    </w:p>
    <w:p w14:paraId="490C59B7" w14:textId="77777777" w:rsidR="004A3198" w:rsidRDefault="006225F2">
      <w:pPr>
        <w:pStyle w:val="af1"/>
        <w:keepNext/>
      </w:pPr>
      <w:r>
        <w:rPr>
          <w:noProof/>
        </w:rPr>
        <w:drawing>
          <wp:inline distT="0" distB="0" distL="0" distR="0" wp14:anchorId="1A1EF25E" wp14:editId="3044C8FB">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5274310" cy="2978150"/>
                    </a:xfrm>
                    <a:prstGeom prst="rect">
                      <a:avLst/>
                    </a:prstGeom>
                  </pic:spPr>
                </pic:pic>
              </a:graphicData>
            </a:graphic>
          </wp:inline>
        </w:drawing>
      </w:r>
    </w:p>
    <w:p w14:paraId="79DAA6DB"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30</w:t>
      </w:r>
      <w:r>
        <w:fldChar w:fldCharType="end"/>
      </w:r>
      <w:r>
        <w:rPr>
          <w:rFonts w:hint="eastAsia"/>
        </w:rPr>
        <w:t xml:space="preserve"> </w:t>
      </w:r>
      <w:r>
        <w:rPr>
          <w:rFonts w:hint="eastAsia"/>
        </w:rPr>
        <w:t>数据库删除用例时序图</w:t>
      </w:r>
    </w:p>
    <w:p w14:paraId="5440168B" w14:textId="77777777" w:rsidR="004A3198" w:rsidRDefault="006225F2">
      <w:pPr>
        <w:pStyle w:val="2"/>
      </w:pPr>
      <w:bookmarkStart w:id="104" w:name="_Toc480753614"/>
      <w:r>
        <w:rPr>
          <w:rFonts w:hint="eastAsia"/>
        </w:rPr>
        <w:lastRenderedPageBreak/>
        <w:t xml:space="preserve">4.5 </w:t>
      </w:r>
      <w:r>
        <w:rPr>
          <w:rFonts w:hint="eastAsia"/>
        </w:rPr>
        <w:t>数据库查询时序图</w:t>
      </w:r>
      <w:bookmarkEnd w:id="104"/>
    </w:p>
    <w:p w14:paraId="39ADBD6B" w14:textId="77777777" w:rsidR="004A3198" w:rsidRDefault="006225F2">
      <w:pPr>
        <w:ind w:firstLine="480"/>
      </w:pPr>
      <w:r>
        <w:rPr>
          <w:rFonts w:hint="eastAsia"/>
        </w:rPr>
        <w:t>在数据库增加过程中，首先对数据库的属性信息进行加载，之后对加载出的信息进行配置，在一切都完成之后进行相应的查询操作操作。</w:t>
      </w:r>
    </w:p>
    <w:p w14:paraId="5948936D" w14:textId="77777777" w:rsidR="004A3198" w:rsidRDefault="006225F2">
      <w:pPr>
        <w:pStyle w:val="af1"/>
        <w:keepNext/>
      </w:pPr>
      <w:r>
        <w:rPr>
          <w:noProof/>
        </w:rPr>
        <w:drawing>
          <wp:inline distT="0" distB="0" distL="0" distR="0" wp14:anchorId="59DF0DF0" wp14:editId="5D269856">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5274310" cy="2978150"/>
                    </a:xfrm>
                    <a:prstGeom prst="rect">
                      <a:avLst/>
                    </a:prstGeom>
                  </pic:spPr>
                </pic:pic>
              </a:graphicData>
            </a:graphic>
          </wp:inline>
        </w:drawing>
      </w:r>
    </w:p>
    <w:p w14:paraId="504C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31</w:t>
      </w:r>
      <w:r>
        <w:fldChar w:fldCharType="end"/>
      </w:r>
      <w:r>
        <w:rPr>
          <w:rFonts w:hint="eastAsia"/>
        </w:rPr>
        <w:t xml:space="preserve"> </w:t>
      </w:r>
      <w:r>
        <w:rPr>
          <w:rFonts w:hint="eastAsia"/>
        </w:rPr>
        <w:t>数据库查询用例时序图</w:t>
      </w:r>
    </w:p>
    <w:p w14:paraId="280E3783" w14:textId="77777777" w:rsidR="004A3198" w:rsidRDefault="006225F2">
      <w:pPr>
        <w:pStyle w:val="2"/>
      </w:pPr>
      <w:bookmarkStart w:id="105" w:name="_Toc480753615"/>
      <w:r>
        <w:rPr>
          <w:rFonts w:hint="eastAsia"/>
        </w:rPr>
        <w:t xml:space="preserve">4.6 </w:t>
      </w:r>
      <w:r>
        <w:rPr>
          <w:rFonts w:hint="eastAsia"/>
        </w:rPr>
        <w:t>数据库修改时序图</w:t>
      </w:r>
      <w:bookmarkEnd w:id="105"/>
    </w:p>
    <w:p w14:paraId="44746B0A" w14:textId="77777777" w:rsidR="004A3198" w:rsidRDefault="006225F2">
      <w:pPr>
        <w:ind w:firstLine="480"/>
      </w:pPr>
      <w:r>
        <w:rPr>
          <w:rFonts w:hint="eastAsia"/>
        </w:rPr>
        <w:t>在数据库增加过程中，首先对数据库的属性信息进行加载，之后对加载出的信息进行配置，在一切都完成之后进行修改操作。</w:t>
      </w:r>
    </w:p>
    <w:p w14:paraId="413B3F4A" w14:textId="77777777" w:rsidR="004A3198" w:rsidRDefault="006225F2">
      <w:pPr>
        <w:pStyle w:val="af1"/>
        <w:keepNext/>
      </w:pPr>
      <w:r>
        <w:rPr>
          <w:noProof/>
        </w:rPr>
        <w:drawing>
          <wp:inline distT="0" distB="0" distL="0" distR="0" wp14:anchorId="2CAF0784" wp14:editId="51C0187C">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stretch>
                      <a:fillRect/>
                    </a:stretch>
                  </pic:blipFill>
                  <pic:spPr>
                    <a:xfrm>
                      <a:off x="0" y="0"/>
                      <a:ext cx="5274310" cy="2978150"/>
                    </a:xfrm>
                    <a:prstGeom prst="rect">
                      <a:avLst/>
                    </a:prstGeom>
                  </pic:spPr>
                </pic:pic>
              </a:graphicData>
            </a:graphic>
          </wp:inline>
        </w:drawing>
      </w:r>
    </w:p>
    <w:p w14:paraId="18F7DFD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32</w:t>
      </w:r>
      <w:r>
        <w:fldChar w:fldCharType="end"/>
      </w:r>
      <w:r>
        <w:rPr>
          <w:rFonts w:hint="eastAsia"/>
        </w:rPr>
        <w:t xml:space="preserve"> </w:t>
      </w:r>
      <w:r>
        <w:rPr>
          <w:rFonts w:hint="eastAsia"/>
        </w:rPr>
        <w:t>数据库修改用例时序图</w:t>
      </w:r>
    </w:p>
    <w:p w14:paraId="7853DCED" w14:textId="77777777" w:rsidR="004A3198" w:rsidRDefault="006225F2">
      <w:pPr>
        <w:pStyle w:val="2"/>
      </w:pPr>
      <w:bookmarkStart w:id="106" w:name="_Toc480753616"/>
      <w:r>
        <w:rPr>
          <w:rFonts w:hint="eastAsia"/>
        </w:rPr>
        <w:lastRenderedPageBreak/>
        <w:t xml:space="preserve">4.7 </w:t>
      </w:r>
      <w:r>
        <w:rPr>
          <w:rFonts w:hint="eastAsia"/>
        </w:rPr>
        <w:t>请求响应时序图</w:t>
      </w:r>
      <w:bookmarkEnd w:id="106"/>
    </w:p>
    <w:p w14:paraId="444F606A" w14:textId="77777777" w:rsidR="004A3198" w:rsidRDefault="006225F2">
      <w:pPr>
        <w:pStyle w:val="af1"/>
        <w:keepNext/>
      </w:pPr>
      <w:r>
        <w:rPr>
          <w:noProof/>
        </w:rPr>
        <w:drawing>
          <wp:inline distT="0" distB="0" distL="0" distR="0" wp14:anchorId="51783C77" wp14:editId="0CB47EE5">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3432A72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33</w:t>
      </w:r>
      <w:r>
        <w:fldChar w:fldCharType="end"/>
      </w:r>
      <w:r>
        <w:rPr>
          <w:rFonts w:hint="eastAsia"/>
        </w:rPr>
        <w:t xml:space="preserve"> </w:t>
      </w:r>
      <w:r>
        <w:rPr>
          <w:rFonts w:hint="eastAsia"/>
        </w:rPr>
        <w:t>请求响应用例时序图</w:t>
      </w:r>
    </w:p>
    <w:p w14:paraId="1642C162" w14:textId="77777777" w:rsidR="004A3198" w:rsidRDefault="006225F2">
      <w:pPr>
        <w:pStyle w:val="2"/>
      </w:pPr>
      <w:bookmarkStart w:id="107" w:name="_Toc480753617"/>
      <w:r>
        <w:rPr>
          <w:rFonts w:hint="eastAsia"/>
        </w:rPr>
        <w:t xml:space="preserve">4.8 </w:t>
      </w:r>
      <w:r>
        <w:rPr>
          <w:rFonts w:hint="eastAsia"/>
          <w:kern w:val="0"/>
        </w:rPr>
        <w:t>拦截请求</w:t>
      </w:r>
      <w:r>
        <w:rPr>
          <w:rFonts w:hint="eastAsia"/>
        </w:rPr>
        <w:t>时序图</w:t>
      </w:r>
      <w:bookmarkEnd w:id="107"/>
    </w:p>
    <w:p w14:paraId="1A019403" w14:textId="77777777" w:rsidR="004A3198" w:rsidRDefault="006225F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4997EE89" w14:textId="77777777" w:rsidR="004A3198" w:rsidRDefault="006225F2">
      <w:pPr>
        <w:ind w:firstLine="480"/>
      </w:pPr>
      <w:r>
        <w:rPr>
          <w:rFonts w:hint="eastAsia"/>
        </w:rPr>
        <w:t>1</w:t>
      </w:r>
      <w:r>
        <w:rPr>
          <w:rFonts w:hint="eastAsia"/>
        </w:rPr>
        <w:t>）开发人员实现拦截器接口</w:t>
      </w:r>
    </w:p>
    <w:p w14:paraId="64A6E77E" w14:textId="77777777" w:rsidR="004A3198" w:rsidRDefault="006225F2">
      <w:pPr>
        <w:ind w:firstLine="480"/>
      </w:pPr>
      <w:r>
        <w:rPr>
          <w:rFonts w:hint="eastAsia"/>
        </w:rPr>
        <w:t>2</w:t>
      </w:r>
      <w:r>
        <w:rPr>
          <w:rFonts w:hint="eastAsia"/>
        </w:rPr>
        <w:t>）开发人员配置拦截前置操作</w:t>
      </w:r>
    </w:p>
    <w:p w14:paraId="720BB1ED" w14:textId="77777777" w:rsidR="004A3198" w:rsidRDefault="006225F2">
      <w:pPr>
        <w:ind w:firstLine="480"/>
      </w:pPr>
      <w:r>
        <w:rPr>
          <w:rFonts w:hint="eastAsia"/>
        </w:rPr>
        <w:t>3</w:t>
      </w:r>
      <w:r>
        <w:rPr>
          <w:rFonts w:hint="eastAsia"/>
        </w:rPr>
        <w:t>）开发人员配置拦截器后置操作</w:t>
      </w:r>
    </w:p>
    <w:p w14:paraId="45B5B32E" w14:textId="77777777" w:rsidR="004A3198" w:rsidRDefault="006225F2">
      <w:pPr>
        <w:pStyle w:val="af1"/>
      </w:pPr>
      <w:r>
        <w:rPr>
          <w:noProof/>
        </w:rPr>
        <w:lastRenderedPageBreak/>
        <w:drawing>
          <wp:inline distT="0" distB="0" distL="0" distR="0" wp14:anchorId="0374CC9F" wp14:editId="32DA906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1693680" cy="2366170"/>
                    </a:xfrm>
                    <a:prstGeom prst="rect">
                      <a:avLst/>
                    </a:prstGeom>
                  </pic:spPr>
                </pic:pic>
              </a:graphicData>
            </a:graphic>
          </wp:inline>
        </w:drawing>
      </w:r>
    </w:p>
    <w:p w14:paraId="66A7BCB5" w14:textId="77777777" w:rsidR="004A3198" w:rsidRDefault="006225F2">
      <w:pPr>
        <w:pStyle w:val="a3"/>
      </w:pPr>
      <w:r>
        <w:rPr>
          <w:rFonts w:hint="eastAsia"/>
        </w:rPr>
        <w:t>图</w:t>
      </w:r>
      <w:r>
        <w:rPr>
          <w:rFonts w:hint="eastAsia"/>
        </w:rPr>
        <w:t xml:space="preserve"> 25 </w:t>
      </w:r>
      <w:r>
        <w:rPr>
          <w:rFonts w:hint="eastAsia"/>
          <w:kern w:val="0"/>
        </w:rPr>
        <w:t>拦截请求</w:t>
      </w:r>
      <w:r>
        <w:rPr>
          <w:rFonts w:hint="eastAsia"/>
        </w:rPr>
        <w:t>时序图</w:t>
      </w:r>
    </w:p>
    <w:p w14:paraId="4BFF5328" w14:textId="77777777" w:rsidR="004A3198" w:rsidRDefault="004A3198">
      <w:pPr>
        <w:ind w:firstLine="480"/>
      </w:pPr>
    </w:p>
    <w:p w14:paraId="1D25F27C" w14:textId="77777777" w:rsidR="004A3198" w:rsidRDefault="004A3198">
      <w:pPr>
        <w:ind w:firstLine="480"/>
      </w:pPr>
    </w:p>
    <w:p w14:paraId="53D4476D" w14:textId="77777777" w:rsidR="004A3198" w:rsidRDefault="006225F2">
      <w:pPr>
        <w:pStyle w:val="1"/>
      </w:pPr>
      <w:bookmarkStart w:id="108" w:name="_Toc480753618"/>
      <w:r>
        <w:rPr>
          <w:rFonts w:hint="eastAsia"/>
        </w:rPr>
        <w:t>5</w:t>
      </w:r>
      <w:r>
        <w:t xml:space="preserve"> </w:t>
      </w:r>
      <w:r>
        <w:rPr>
          <w:rFonts w:hint="eastAsia"/>
        </w:rPr>
        <w:t>状态图</w:t>
      </w:r>
      <w:bookmarkEnd w:id="108"/>
    </w:p>
    <w:p w14:paraId="11C50C46" w14:textId="77777777" w:rsidR="004A3198" w:rsidRDefault="006225F2">
      <w:pPr>
        <w:ind w:firstLine="480"/>
      </w:pPr>
      <w:r>
        <w:t>Blade</w:t>
      </w:r>
      <w:r>
        <w:rPr>
          <w:rFonts w:hint="eastAsia"/>
        </w:rPr>
        <w:t>框架的数据库模块以单独的模块作为</w:t>
      </w:r>
      <w:proofErr w:type="spellStart"/>
      <w:r>
        <w:rPr>
          <w:rFonts w:hint="eastAsia"/>
        </w:rPr>
        <w:t>balde</w:t>
      </w:r>
      <w:proofErr w:type="spellEnd"/>
      <w:r>
        <w:rPr>
          <w:rFonts w:hint="eastAsia"/>
        </w:rPr>
        <w:t>框架数据库接口使用，故状态图分为框架状态图与数据库状态图模块两部分。</w:t>
      </w:r>
    </w:p>
    <w:p w14:paraId="4F748D94" w14:textId="77777777" w:rsidR="004A3198" w:rsidRDefault="006225F2">
      <w:pPr>
        <w:pStyle w:val="2"/>
      </w:pPr>
      <w:bookmarkStart w:id="109" w:name="_Toc480753619"/>
      <w:r>
        <w:rPr>
          <w:rFonts w:hint="eastAsia"/>
        </w:rPr>
        <w:t>5.1</w:t>
      </w:r>
      <w:r>
        <w:rPr>
          <w:rFonts w:hint="eastAsia"/>
        </w:rPr>
        <w:t>数据库模块状态图</w:t>
      </w:r>
      <w:bookmarkEnd w:id="109"/>
    </w:p>
    <w:p w14:paraId="456850CA" w14:textId="77777777" w:rsidR="004A3198" w:rsidRDefault="006225F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4DF0300C" w14:textId="77777777" w:rsidR="004A3198" w:rsidRDefault="006225F2">
      <w:pPr>
        <w:pStyle w:val="af1"/>
        <w:keepNext/>
      </w:pPr>
      <w:r>
        <w:rPr>
          <w:noProof/>
        </w:rPr>
        <w:lastRenderedPageBreak/>
        <w:drawing>
          <wp:inline distT="0" distB="0" distL="0" distR="0" wp14:anchorId="05E3AD4C" wp14:editId="0A7BEE37">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3619500" cy="4591050"/>
                    </a:xfrm>
                    <a:prstGeom prst="rect">
                      <a:avLst/>
                    </a:prstGeom>
                  </pic:spPr>
                </pic:pic>
              </a:graphicData>
            </a:graphic>
          </wp:inline>
        </w:drawing>
      </w:r>
    </w:p>
    <w:p w14:paraId="12700DF6" w14:textId="77777777" w:rsidR="004A3198" w:rsidRDefault="006225F2">
      <w:pPr>
        <w:pStyle w:val="a3"/>
      </w:pPr>
      <w:r>
        <w:rPr>
          <w:rFonts w:hint="eastAsia"/>
        </w:rPr>
        <w:t>图</w:t>
      </w:r>
      <w:r>
        <w:rPr>
          <w:rFonts w:hint="eastAsia"/>
        </w:rPr>
        <w:t xml:space="preserve"> 26 </w:t>
      </w:r>
      <w:r>
        <w:rPr>
          <w:rFonts w:hint="eastAsia"/>
        </w:rPr>
        <w:t>数据库操作状态迁移图</w:t>
      </w:r>
    </w:p>
    <w:p w14:paraId="6FD4426C" w14:textId="77777777" w:rsidR="004A3198" w:rsidRDefault="006225F2">
      <w:pPr>
        <w:pStyle w:val="2"/>
      </w:pPr>
      <w:bookmarkStart w:id="110" w:name="_Toc480753620"/>
      <w:r>
        <w:rPr>
          <w:rFonts w:hint="eastAsia"/>
        </w:rPr>
        <w:t>5.</w:t>
      </w:r>
      <w:r>
        <w:t>2 Blade</w:t>
      </w:r>
      <w:r>
        <w:rPr>
          <w:rFonts w:hint="eastAsia"/>
        </w:rPr>
        <w:t>框架状态图</w:t>
      </w:r>
      <w:bookmarkEnd w:id="110"/>
    </w:p>
    <w:p w14:paraId="3D0521F2" w14:textId="77777777" w:rsidR="004A3198" w:rsidRDefault="006225F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08F40C5F" w14:textId="77777777" w:rsidR="004A3198" w:rsidRDefault="006225F2">
      <w:pPr>
        <w:pStyle w:val="af1"/>
        <w:keepNext/>
      </w:pPr>
      <w:r>
        <w:rPr>
          <w:noProof/>
        </w:rPr>
        <w:lastRenderedPageBreak/>
        <w:drawing>
          <wp:inline distT="0" distB="0" distL="0" distR="0" wp14:anchorId="4F6E70E6" wp14:editId="5AEDF4E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7"/>
                    <a:stretch>
                      <a:fillRect/>
                    </a:stretch>
                  </pic:blipFill>
                  <pic:spPr>
                    <a:xfrm>
                      <a:off x="0" y="0"/>
                      <a:ext cx="3429000" cy="3438525"/>
                    </a:xfrm>
                    <a:prstGeom prst="rect">
                      <a:avLst/>
                    </a:prstGeom>
                  </pic:spPr>
                </pic:pic>
              </a:graphicData>
            </a:graphic>
          </wp:inline>
        </w:drawing>
      </w:r>
    </w:p>
    <w:p w14:paraId="158B489E" w14:textId="77777777" w:rsidR="004A3198" w:rsidRDefault="006225F2">
      <w:pPr>
        <w:pStyle w:val="a3"/>
      </w:pPr>
      <w:r>
        <w:rPr>
          <w:rFonts w:hint="eastAsia"/>
        </w:rPr>
        <w:t>图</w:t>
      </w:r>
      <w:r>
        <w:rPr>
          <w:rFonts w:hint="eastAsia"/>
        </w:rPr>
        <w:t xml:space="preserve"> 27 Blade</w:t>
      </w:r>
      <w:r>
        <w:rPr>
          <w:rFonts w:hint="eastAsia"/>
        </w:rPr>
        <w:t>运行状态迁移图</w:t>
      </w:r>
    </w:p>
    <w:p w14:paraId="1B6DA067" w14:textId="77777777" w:rsidR="004A3198" w:rsidRDefault="006225F2">
      <w:pPr>
        <w:pStyle w:val="1"/>
        <w:jc w:val="left"/>
      </w:pPr>
      <w:bookmarkStart w:id="111" w:name="_Toc480753621"/>
      <w:r>
        <w:rPr>
          <w:rFonts w:hint="eastAsia"/>
        </w:rPr>
        <w:t xml:space="preserve">6 </w:t>
      </w:r>
      <w:r>
        <w:rPr>
          <w:rFonts w:hint="eastAsia"/>
        </w:rPr>
        <w:t>改进方案设想</w:t>
      </w:r>
      <w:bookmarkEnd w:id="111"/>
    </w:p>
    <w:p w14:paraId="57AF6270" w14:textId="77777777" w:rsidR="00520250" w:rsidRDefault="00520250" w:rsidP="00A026BD">
      <w:pPr>
        <w:pStyle w:val="2"/>
      </w:pPr>
      <w:bookmarkStart w:id="112" w:name="_Toc480752883"/>
      <w:bookmarkStart w:id="113" w:name="_Toc480753622"/>
      <w:r>
        <w:t xml:space="preserve">6.1 </w:t>
      </w:r>
      <w:r>
        <w:rPr>
          <w:rFonts w:hint="eastAsia"/>
        </w:rPr>
        <w:t>需求描述</w:t>
      </w:r>
      <w:bookmarkEnd w:id="112"/>
      <w:bookmarkEnd w:id="113"/>
    </w:p>
    <w:p w14:paraId="7E60466A" w14:textId="77777777" w:rsidR="00520250" w:rsidRDefault="00520250" w:rsidP="00520250">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开发。但从开发来看，</w:t>
      </w:r>
      <w:r>
        <w:t>Blade</w:t>
      </w:r>
      <w:r>
        <w:rPr>
          <w:rFonts w:hint="eastAsia"/>
        </w:rPr>
        <w:t>尚有不足，其中最为明显的地方在于</w:t>
      </w:r>
      <w:r>
        <w:t>Blade</w:t>
      </w:r>
      <w:r>
        <w:rPr>
          <w:rFonts w:hint="eastAsia"/>
        </w:rPr>
        <w:t>并未提供测试的解决方案。世界上不存在没有漏洞的系统，系统无一例外地会在运行时都会出现错误、异常以及其他非期待的运行结果。因此，测试是软件开发中非常重要的一环，能够提前发现生产环境中可能出现的问题并提前处理，避免财产、生命的损失。</w:t>
      </w:r>
    </w:p>
    <w:p w14:paraId="4E7A47A5" w14:textId="77777777" w:rsidR="00520250" w:rsidRDefault="00520250" w:rsidP="00520250">
      <w:pPr>
        <w:ind w:firstLine="480"/>
      </w:pPr>
      <w:r>
        <w:rPr>
          <w:rFonts w:hint="eastAsia"/>
        </w:rPr>
        <w:t>在所有测试之前，开发者首先会进行单元测试。单元测试通过模块的输入和输出来判断模块是否工作正常。</w:t>
      </w:r>
      <w:r>
        <w:t>JUnit</w:t>
      </w:r>
      <w:r>
        <w:rPr>
          <w:rFonts w:hint="eastAsia"/>
        </w:rPr>
        <w:t>是</w:t>
      </w:r>
      <w:r>
        <w:t>Java</w:t>
      </w:r>
      <w:r>
        <w:rPr>
          <w:rFonts w:hint="eastAsia"/>
        </w:rPr>
        <w:t>语言中最为广泛使用和强力的测试框架，其能够</w:t>
      </w:r>
      <w:r>
        <w:t>Java</w:t>
      </w:r>
      <w:r>
        <w:rPr>
          <w:rFonts w:hint="eastAsia"/>
        </w:rPr>
        <w:t>运行必须的测试环境，并运行指定的待测试方法。</w:t>
      </w:r>
      <w:r>
        <w:t>JUnit</w:t>
      </w:r>
      <w:r>
        <w:rPr>
          <w:rFonts w:hint="eastAsia"/>
        </w:rPr>
        <w:t>能够采用断言的方式判断预期结果是否与模块输出结果相同，并循环或</w:t>
      </w:r>
      <w:proofErr w:type="gramStart"/>
      <w:r>
        <w:rPr>
          <w:rFonts w:hint="eastAsia"/>
        </w:rPr>
        <w:t>批量对</w:t>
      </w:r>
      <w:proofErr w:type="gramEnd"/>
      <w:r>
        <w:rPr>
          <w:rFonts w:hint="eastAsia"/>
        </w:rPr>
        <w:t>不同的方法进行测试。这给开发者测试提供了极大的便利。</w:t>
      </w:r>
    </w:p>
    <w:p w14:paraId="441B5796" w14:textId="158DC62F" w:rsidR="00520250" w:rsidRDefault="00520250" w:rsidP="00520250">
      <w:pPr>
        <w:ind w:firstLine="480"/>
      </w:pPr>
      <w:r>
        <w:t>Blade</w:t>
      </w:r>
      <w:r>
        <w:rPr>
          <w:rFonts w:hint="eastAsia"/>
        </w:rPr>
        <w:t>是基于</w:t>
      </w:r>
      <w:r>
        <w:t>IOC</w:t>
      </w:r>
      <w:r>
        <w:rPr>
          <w:rFonts w:hint="eastAsia"/>
        </w:rPr>
        <w:t>技术的</w:t>
      </w:r>
      <w:proofErr w:type="spellStart"/>
      <w:r>
        <w:t>JavaWeb</w:t>
      </w:r>
      <w:proofErr w:type="spellEnd"/>
      <w:r>
        <w:rPr>
          <w:rFonts w:hint="eastAsia"/>
        </w:rPr>
        <w:t>框架，其特性就在于开发者无需声明变量即可使用。但</w:t>
      </w:r>
      <w:r w:rsidR="00FF4434">
        <w:t>IOC</w:t>
      </w:r>
      <w:r>
        <w:rPr>
          <w:rFonts w:hint="eastAsia"/>
        </w:rPr>
        <w:t>必须在</w:t>
      </w:r>
      <w:r>
        <w:t>Blade</w:t>
      </w:r>
      <w:r>
        <w:rPr>
          <w:rFonts w:hint="eastAsia"/>
        </w:rPr>
        <w:t>框架完全启动才能生效，</w:t>
      </w:r>
      <w:r>
        <w:t>JUnit</w:t>
      </w:r>
      <w:r>
        <w:rPr>
          <w:rFonts w:hint="eastAsia"/>
        </w:rPr>
        <w:t>无法自动生成</w:t>
      </w:r>
      <w:r w:rsidR="00FF4434">
        <w:t>IOC</w:t>
      </w:r>
      <w:r>
        <w:rPr>
          <w:rFonts w:hint="eastAsia"/>
        </w:rPr>
        <w:t>环境，因此</w:t>
      </w:r>
      <w:del w:id="114" w:author="liuchao" w:date="2017-04-28T14:56:00Z">
        <w:r w:rsidDel="00DA0476">
          <w:rPr>
            <w:rFonts w:hint="eastAsia"/>
          </w:rPr>
          <w:delText>无法</w:delText>
        </w:r>
      </w:del>
      <w:ins w:id="115" w:author="liuchao" w:date="2017-04-28T14:56:00Z">
        <w:r w:rsidR="00DA0476">
          <w:rPr>
            <w:rFonts w:hint="eastAsia"/>
          </w:rPr>
          <w:t>难以</w:t>
        </w:r>
      </w:ins>
      <w:r>
        <w:rPr>
          <w:rFonts w:hint="eastAsia"/>
        </w:rPr>
        <w:t>对基于</w:t>
      </w:r>
      <w:r>
        <w:t>Blade</w:t>
      </w:r>
      <w:r>
        <w:rPr>
          <w:rFonts w:hint="eastAsia"/>
        </w:rPr>
        <w:t>框架编写的应用程序进行</w:t>
      </w:r>
      <w:ins w:id="116" w:author="liuchao" w:date="2017-04-28T14:56:00Z">
        <w:r w:rsidR="00DA0476">
          <w:rPr>
            <w:rFonts w:hint="eastAsia"/>
          </w:rPr>
          <w:t>高效率的</w:t>
        </w:r>
      </w:ins>
      <w:ins w:id="117" w:author="liuchao" w:date="2017-04-28T14:55:00Z">
        <w:r w:rsidR="00DA0476">
          <w:rPr>
            <w:rFonts w:hint="eastAsia"/>
          </w:rPr>
          <w:t>单元</w:t>
        </w:r>
      </w:ins>
      <w:r>
        <w:rPr>
          <w:rFonts w:hint="eastAsia"/>
        </w:rPr>
        <w:t>测试。</w:t>
      </w:r>
      <w:del w:id="118" w:author="liuchao" w:date="2017-04-28T14:56:00Z">
        <w:r w:rsidDel="00DA0476">
          <w:rPr>
            <w:rFonts w:hint="eastAsia"/>
          </w:rPr>
          <w:delText>这使得</w:delText>
        </w:r>
        <w:r w:rsidDel="00DA0476">
          <w:delText>Blade</w:delText>
        </w:r>
        <w:r w:rsidDel="00DA0476">
          <w:rPr>
            <w:rFonts w:hint="eastAsia"/>
          </w:rPr>
          <w:delText>开发的应用程序变得不安全，</w:delText>
        </w:r>
      </w:del>
      <w:r>
        <w:rPr>
          <w:rFonts w:hint="eastAsia"/>
        </w:rPr>
        <w:t>我们</w:t>
      </w:r>
      <w:r>
        <w:rPr>
          <w:rFonts w:hint="eastAsia"/>
        </w:rPr>
        <w:lastRenderedPageBreak/>
        <w:t>小组认为</w:t>
      </w:r>
      <w:ins w:id="119" w:author="liuchao" w:date="2017-04-28T14:56:00Z">
        <w:r w:rsidR="00DA0476">
          <w:rPr>
            <w:rFonts w:hint="eastAsia"/>
          </w:rPr>
          <w:t>，</w:t>
        </w:r>
      </w:ins>
      <w:r>
        <w:rPr>
          <w:rFonts w:hint="eastAsia"/>
        </w:rPr>
        <w:t>易用的</w:t>
      </w:r>
      <w:proofErr w:type="spellStart"/>
      <w:r>
        <w:t>JavaWeb</w:t>
      </w:r>
      <w:proofErr w:type="spellEnd"/>
      <w:r>
        <w:rPr>
          <w:rFonts w:hint="eastAsia"/>
        </w:rPr>
        <w:t>框架不应该有此缺陷，因此致力于完善</w:t>
      </w:r>
      <w:r>
        <w:t>Blade</w:t>
      </w:r>
      <w:r>
        <w:rPr>
          <w:rFonts w:hint="eastAsia"/>
        </w:rPr>
        <w:t>框架在</w:t>
      </w:r>
      <w:ins w:id="120" w:author="liuchao" w:date="2017-04-28T14:56:00Z">
        <w:r w:rsidR="00DA0476">
          <w:rPr>
            <w:rFonts w:hint="eastAsia"/>
          </w:rPr>
          <w:t>单元</w:t>
        </w:r>
      </w:ins>
      <w:r>
        <w:rPr>
          <w:rFonts w:hint="eastAsia"/>
        </w:rPr>
        <w:t>测试方面的不足。</w:t>
      </w:r>
    </w:p>
    <w:p w14:paraId="67FBFCBE" w14:textId="77777777" w:rsidR="00520250" w:rsidRDefault="00520250" w:rsidP="00A026BD">
      <w:pPr>
        <w:pStyle w:val="2"/>
      </w:pPr>
      <w:bookmarkStart w:id="121" w:name="_Toc480752884"/>
      <w:bookmarkStart w:id="122" w:name="_Toc480753623"/>
      <w:commentRangeStart w:id="123"/>
      <w:r>
        <w:t xml:space="preserve">6.2 </w:t>
      </w:r>
      <w:r>
        <w:rPr>
          <w:rFonts w:hint="eastAsia"/>
        </w:rPr>
        <w:t>技术方案</w:t>
      </w:r>
      <w:bookmarkEnd w:id="121"/>
      <w:bookmarkEnd w:id="122"/>
      <w:commentRangeEnd w:id="123"/>
      <w:r w:rsidR="00173D58">
        <w:rPr>
          <w:rStyle w:val="af5"/>
          <w:rFonts w:cstheme="minorBidi"/>
          <w:b w:val="0"/>
          <w:bCs w:val="0"/>
        </w:rPr>
        <w:commentReference w:id="123"/>
      </w:r>
    </w:p>
    <w:p w14:paraId="491BEA67" w14:textId="35FF440C" w:rsidR="00520250" w:rsidRDefault="00520250" w:rsidP="00520250">
      <w:pPr>
        <w:ind w:firstLine="480"/>
      </w:pPr>
      <w:r>
        <w:t>Blade</w:t>
      </w:r>
      <w:r>
        <w:rPr>
          <w:rFonts w:hint="eastAsia"/>
        </w:rPr>
        <w:t>是一个</w:t>
      </w:r>
      <w:r>
        <w:t>Java</w:t>
      </w:r>
      <w:r>
        <w:rPr>
          <w:rFonts w:hint="eastAsia"/>
        </w:rPr>
        <w:t>框架，与</w:t>
      </w:r>
      <w:r>
        <w:t>JUnit</w:t>
      </w:r>
      <w:r>
        <w:rPr>
          <w:rFonts w:hint="eastAsia"/>
        </w:rPr>
        <w:t>之间本应当能够共同合作，但由于</w:t>
      </w:r>
      <w:r w:rsidR="00FF4434">
        <w:t>IOC</w:t>
      </w:r>
      <w:r>
        <w:rPr>
          <w:rFonts w:hint="eastAsia"/>
        </w:rPr>
        <w:t>容器的缺失，</w:t>
      </w:r>
      <w:r>
        <w:t>JUnit</w:t>
      </w:r>
      <w:r>
        <w:rPr>
          <w:rFonts w:hint="eastAsia"/>
        </w:rPr>
        <w:t>与</w:t>
      </w:r>
      <w:r>
        <w:t>Blade</w:t>
      </w:r>
      <w:r>
        <w:rPr>
          <w:rFonts w:hint="eastAsia"/>
        </w:rPr>
        <w:t>之间无法正常的交互。小组认为</w:t>
      </w:r>
      <w:proofErr w:type="gramStart"/>
      <w:r>
        <w:rPr>
          <w:rFonts w:hint="eastAsia"/>
        </w:rPr>
        <w:t>手动在</w:t>
      </w:r>
      <w:proofErr w:type="gramEnd"/>
      <w:r>
        <w:t>JUnit</w:t>
      </w:r>
      <w:r>
        <w:rPr>
          <w:rFonts w:hint="eastAsia"/>
        </w:rPr>
        <w:t>运行时提供基于</w:t>
      </w:r>
      <w:r>
        <w:t>Blade</w:t>
      </w:r>
      <w:r>
        <w:rPr>
          <w:rFonts w:hint="eastAsia"/>
        </w:rPr>
        <w:t>的</w:t>
      </w:r>
      <w:r w:rsidR="00FF4434">
        <w:t>IOC</w:t>
      </w:r>
      <w:r>
        <w:rPr>
          <w:rFonts w:hint="eastAsia"/>
        </w:rPr>
        <w:t>能够解决该问题。</w:t>
      </w:r>
    </w:p>
    <w:p w14:paraId="4EFC420A" w14:textId="7F346304" w:rsidR="00520250" w:rsidRDefault="00520250" w:rsidP="00520250">
      <w:pPr>
        <w:ind w:firstLine="480"/>
      </w:pPr>
      <w:r>
        <w:t>Spring</w:t>
      </w:r>
      <w:r>
        <w:rPr>
          <w:rFonts w:hint="eastAsia"/>
        </w:rPr>
        <w:t>是</w:t>
      </w:r>
      <w:proofErr w:type="spellStart"/>
      <w:r>
        <w:t>JavaWeb</w:t>
      </w:r>
      <w:proofErr w:type="spellEnd"/>
      <w:r>
        <w:rPr>
          <w:rFonts w:hint="eastAsia"/>
        </w:rPr>
        <w:t>框架的领头羊，其在</w:t>
      </w:r>
      <w:proofErr w:type="spellStart"/>
      <w:r w:rsidR="004621FB">
        <w:t>Spring</w:t>
      </w:r>
      <w:r>
        <w:t>Test</w:t>
      </w:r>
      <w:proofErr w:type="spellEnd"/>
      <w:r>
        <w:rPr>
          <w:rFonts w:hint="eastAsia"/>
        </w:rPr>
        <w:t>子项目中提供了基于</w:t>
      </w:r>
      <w:r>
        <w:t>JUnit</w:t>
      </w:r>
      <w:r>
        <w:rPr>
          <w:rFonts w:hint="eastAsia"/>
        </w:rPr>
        <w:t>的测试方案。</w:t>
      </w:r>
      <w:r>
        <w:t>JUnit</w:t>
      </w:r>
      <w:r>
        <w:rPr>
          <w:rFonts w:hint="eastAsia"/>
        </w:rPr>
        <w:t>在运行之前会通过</w:t>
      </w:r>
      <w:r>
        <w:t>@</w:t>
      </w:r>
      <w:proofErr w:type="spellStart"/>
      <w:r>
        <w:t>RunWith</w:t>
      </w:r>
      <w:proofErr w:type="spellEnd"/>
      <w:r>
        <w:rPr>
          <w:rFonts w:hint="eastAsia"/>
        </w:rPr>
        <w:t>注解获取</w:t>
      </w:r>
      <w:r>
        <w:t>Spring</w:t>
      </w:r>
      <w:r>
        <w:rPr>
          <w:rFonts w:hint="eastAsia"/>
        </w:rPr>
        <w:t>默认</w:t>
      </w:r>
      <w:r w:rsidR="00FF4434">
        <w:t>IOC</w:t>
      </w:r>
      <w:r>
        <w:rPr>
          <w:rFonts w:hint="eastAsia"/>
        </w:rPr>
        <w:t>容器，该</w:t>
      </w:r>
      <w:r w:rsidR="00FF4434">
        <w:t>IOC</w:t>
      </w:r>
      <w:r>
        <w:rPr>
          <w:rFonts w:hint="eastAsia"/>
        </w:rPr>
        <w:t>进针对测试类进行管理，足够支持待测试方法的运行和检查。因此小组认为这是一条可行的技术方案。</w:t>
      </w:r>
    </w:p>
    <w:p w14:paraId="3E7E648E" w14:textId="77777777" w:rsidR="00520250" w:rsidRDefault="00520250" w:rsidP="00A026BD">
      <w:pPr>
        <w:pStyle w:val="2"/>
      </w:pPr>
      <w:bookmarkStart w:id="124" w:name="_Toc480752885"/>
      <w:bookmarkStart w:id="125" w:name="_Toc480753624"/>
      <w:r>
        <w:t>6.3 RUCM</w:t>
      </w:r>
      <w:r>
        <w:rPr>
          <w:rFonts w:hint="eastAsia"/>
        </w:rPr>
        <w:t>建模</w:t>
      </w:r>
      <w:bookmarkEnd w:id="124"/>
      <w:bookmarkEnd w:id="125"/>
    </w:p>
    <w:p w14:paraId="11E47D25" w14:textId="6195C3C3" w:rsidR="00520250" w:rsidRDefault="00520250" w:rsidP="00520250">
      <w:pPr>
        <w:ind w:firstLine="480"/>
      </w:pPr>
      <w:r>
        <w:rPr>
          <w:rFonts w:hint="eastAsia"/>
        </w:rPr>
        <w:t>测试不应该加重开发者的工作负担，因此借助</w:t>
      </w:r>
      <w:r w:rsidR="00FF4434">
        <w:t>IOC</w:t>
      </w:r>
      <w:r>
        <w:rPr>
          <w:rFonts w:hint="eastAsia"/>
        </w:rPr>
        <w:t>容器应该同样能够提供简单有效的测试方案。结合</w:t>
      </w:r>
      <w:r>
        <w:t>Spring</w:t>
      </w:r>
      <w:r>
        <w:rPr>
          <w:rFonts w:hint="eastAsia"/>
        </w:rPr>
        <w:t>的测试方案，使用</w:t>
      </w:r>
      <w:r>
        <w:t>RUCM</w:t>
      </w:r>
      <w:r>
        <w:rPr>
          <w:rFonts w:hint="eastAsia"/>
        </w:rPr>
        <w:t>描述测试用例的模型如</w:t>
      </w:r>
      <w:r>
        <w:fldChar w:fldCharType="begin"/>
      </w:r>
      <w:r>
        <w:instrText xml:space="preserve"> REF _Ref480752086 \h </w:instrText>
      </w:r>
      <w:r>
        <w:fldChar w:fldCharType="separate"/>
      </w:r>
      <w:r w:rsidR="00951D47">
        <w:rPr>
          <w:rFonts w:hint="eastAsia"/>
        </w:rPr>
        <w:t>图</w:t>
      </w:r>
      <w:r w:rsidR="00951D47">
        <w:t xml:space="preserve"> </w:t>
      </w:r>
      <w:r w:rsidR="00951D47">
        <w:rPr>
          <w:noProof/>
        </w:rPr>
        <w:t>34</w:t>
      </w:r>
      <w:r>
        <w:fldChar w:fldCharType="end"/>
      </w:r>
      <w:r>
        <w:rPr>
          <w:rFonts w:hint="eastAsia"/>
        </w:rPr>
        <w:t>至</w:t>
      </w:r>
      <w:r>
        <w:fldChar w:fldCharType="begin"/>
      </w:r>
      <w:r>
        <w:instrText xml:space="preserve"> REF _Ref480752098 \h </w:instrText>
      </w:r>
      <w:r>
        <w:fldChar w:fldCharType="separate"/>
      </w:r>
      <w:r w:rsidR="00951D47">
        <w:rPr>
          <w:rFonts w:hint="eastAsia"/>
        </w:rPr>
        <w:t>图</w:t>
      </w:r>
      <w:r w:rsidR="00951D47">
        <w:t xml:space="preserve"> </w:t>
      </w:r>
      <w:r w:rsidR="00951D47">
        <w:rPr>
          <w:noProof/>
        </w:rPr>
        <w:t>35</w:t>
      </w:r>
      <w:r>
        <w:fldChar w:fldCharType="end"/>
      </w:r>
      <w:r>
        <w:rPr>
          <w:rFonts w:hint="eastAsia"/>
        </w:rPr>
        <w:t>所示</w:t>
      </w:r>
      <w:del w:id="126" w:author="liuchao" w:date="2017-04-28T14:52:00Z">
        <w:r w:rsidDel="00651CB8">
          <w:rPr>
            <w:rFonts w:hint="eastAsia"/>
          </w:rPr>
          <w:delText>：</w:delText>
        </w:r>
      </w:del>
      <w:ins w:id="127" w:author="liuchao" w:date="2017-04-28T14:52:00Z">
        <w:r w:rsidR="00651CB8">
          <w:rPr>
            <w:rFonts w:hint="eastAsia"/>
          </w:rPr>
          <w:t>。</w:t>
        </w:r>
      </w:ins>
    </w:p>
    <w:p w14:paraId="05A1BAF4" w14:textId="77777777" w:rsidR="00520250" w:rsidRDefault="00520250" w:rsidP="00520250">
      <w:pPr>
        <w:pStyle w:val="af1"/>
      </w:pPr>
      <w:r>
        <w:rPr>
          <w:noProof/>
        </w:rPr>
        <w:lastRenderedPageBreak/>
        <w:drawing>
          <wp:inline distT="0" distB="0" distL="0" distR="0" wp14:anchorId="6277F0A9" wp14:editId="2E586178">
            <wp:extent cx="5060460" cy="5767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2880" cy="5770463"/>
                    </a:xfrm>
                    <a:prstGeom prst="rect">
                      <a:avLst/>
                    </a:prstGeom>
                    <a:noFill/>
                    <a:ln>
                      <a:noFill/>
                    </a:ln>
                  </pic:spPr>
                </pic:pic>
              </a:graphicData>
            </a:graphic>
          </wp:inline>
        </w:drawing>
      </w:r>
    </w:p>
    <w:p w14:paraId="288DD332" w14:textId="77777777" w:rsidR="00520250" w:rsidRDefault="00520250" w:rsidP="00520250">
      <w:pPr>
        <w:pStyle w:val="a3"/>
        <w:ind w:firstLine="480"/>
      </w:pPr>
      <w:bookmarkStart w:id="128"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34</w:t>
      </w:r>
      <w:r>
        <w:fldChar w:fldCharType="end"/>
      </w:r>
      <w:bookmarkEnd w:id="128"/>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63EBF39D" w14:textId="77777777" w:rsidR="00520250" w:rsidRDefault="00520250" w:rsidP="00520250">
      <w:pPr>
        <w:pStyle w:val="af1"/>
      </w:pPr>
      <w:r>
        <w:rPr>
          <w:noProof/>
        </w:rPr>
        <w:drawing>
          <wp:inline distT="0" distB="0" distL="0" distR="0" wp14:anchorId="0FA00121" wp14:editId="0857FBE0">
            <wp:extent cx="3822700" cy="22987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6DEDAEB1" w14:textId="77777777" w:rsidR="00520250" w:rsidRDefault="00520250" w:rsidP="00520250">
      <w:pPr>
        <w:pStyle w:val="a3"/>
        <w:ind w:firstLine="480"/>
      </w:pPr>
      <w:bookmarkStart w:id="129"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35</w:t>
      </w:r>
      <w:r>
        <w:fldChar w:fldCharType="end"/>
      </w:r>
      <w:bookmarkEnd w:id="129"/>
      <w:r>
        <w:t xml:space="preserve">  </w:t>
      </w:r>
      <w:r>
        <w:rPr>
          <w:rFonts w:hint="eastAsia"/>
        </w:rPr>
        <w:t>单元测试用例</w:t>
      </w:r>
      <w:r>
        <w:t>RUCM</w:t>
      </w:r>
      <w:r>
        <w:rPr>
          <w:rFonts w:hint="eastAsia"/>
        </w:rPr>
        <w:t>（</w:t>
      </w:r>
      <w:r>
        <w:t>b</w:t>
      </w:r>
      <w:r>
        <w:rPr>
          <w:rFonts w:hint="eastAsia"/>
        </w:rPr>
        <w:t>）</w:t>
      </w:r>
    </w:p>
    <w:p w14:paraId="5253A247" w14:textId="77777777" w:rsidR="00520250" w:rsidRDefault="00520250" w:rsidP="00520250">
      <w:pPr>
        <w:pStyle w:val="2"/>
      </w:pPr>
      <w:bookmarkStart w:id="130" w:name="_Toc480752886"/>
      <w:bookmarkStart w:id="131" w:name="_Toc480753625"/>
      <w:r>
        <w:lastRenderedPageBreak/>
        <w:t xml:space="preserve">6.4 </w:t>
      </w:r>
      <w:r>
        <w:rPr>
          <w:rFonts w:hint="eastAsia"/>
        </w:rPr>
        <w:t>测试用例类图</w:t>
      </w:r>
      <w:bookmarkEnd w:id="130"/>
      <w:bookmarkEnd w:id="131"/>
    </w:p>
    <w:p w14:paraId="6D855FDF" w14:textId="0F64FDB5" w:rsidR="00520250" w:rsidRDefault="00520250" w:rsidP="00520250">
      <w:pPr>
        <w:ind w:firstLine="480"/>
      </w:pPr>
      <w:r>
        <w:rPr>
          <w:rFonts w:hint="eastAsia"/>
        </w:rPr>
        <w:t>测试用例基于</w:t>
      </w:r>
      <w:proofErr w:type="spellStart"/>
      <w:r>
        <w:t>BladeTest</w:t>
      </w:r>
      <w:proofErr w:type="spellEnd"/>
      <w:r>
        <w:rPr>
          <w:rFonts w:hint="eastAsia"/>
        </w:rPr>
        <w:t>类提供前置的</w:t>
      </w:r>
      <w:r w:rsidR="00FF4434">
        <w:t>IOC</w:t>
      </w:r>
      <w:r>
        <w:rPr>
          <w:rFonts w:hint="eastAsia"/>
        </w:rPr>
        <w:t>容器初始化，并依赖</w:t>
      </w:r>
      <w:r>
        <w:t>Blade</w:t>
      </w:r>
      <w:r>
        <w:rPr>
          <w:rFonts w:hint="eastAsia"/>
        </w:rPr>
        <w:t>的</w:t>
      </w:r>
      <w:r w:rsidR="00FF4434">
        <w:t>IOC</w:t>
      </w:r>
      <w:r>
        <w:rPr>
          <w:rFonts w:hint="eastAsia"/>
        </w:rPr>
        <w:t>组件进行执行。</w:t>
      </w:r>
      <w:r>
        <w:t>JUnit</w:t>
      </w:r>
      <w:r>
        <w:rPr>
          <w:rFonts w:hint="eastAsia"/>
        </w:rPr>
        <w:t>提供了</w:t>
      </w:r>
      <w:proofErr w:type="spellStart"/>
      <w:r>
        <w:t>RunWith</w:t>
      </w:r>
      <w:proofErr w:type="spellEnd"/>
      <w:r>
        <w:rPr>
          <w:rFonts w:hint="eastAsia"/>
        </w:rPr>
        <w:t>接口，</w:t>
      </w:r>
      <w:proofErr w:type="spellStart"/>
      <w:r>
        <w:t>BladeTest</w:t>
      </w:r>
      <w:proofErr w:type="spellEnd"/>
      <w:r>
        <w:rPr>
          <w:rFonts w:hint="eastAsia"/>
        </w:rPr>
        <w:t>在实现了该接口后能够预加载</w:t>
      </w:r>
      <w:r>
        <w:t>JUnit</w:t>
      </w:r>
      <w:r>
        <w:rPr>
          <w:rFonts w:hint="eastAsia"/>
        </w:rPr>
        <w:t>的环境，并提供</w:t>
      </w:r>
      <w:r w:rsidR="00FF4434">
        <w:t>IOC</w:t>
      </w:r>
      <w:r>
        <w:rPr>
          <w:rFonts w:hint="eastAsia"/>
        </w:rPr>
        <w:t>容器的实现。绘制类图如</w:t>
      </w:r>
      <w:r>
        <w:fldChar w:fldCharType="begin"/>
      </w:r>
      <w:r>
        <w:instrText xml:space="preserve"> REF _Ref480752119 \h </w:instrText>
      </w:r>
      <w:r>
        <w:fldChar w:fldCharType="separate"/>
      </w:r>
      <w:r w:rsidR="00951D47">
        <w:rPr>
          <w:rFonts w:hint="eastAsia"/>
        </w:rPr>
        <w:t>图</w:t>
      </w:r>
      <w:r w:rsidR="00951D47">
        <w:t xml:space="preserve"> </w:t>
      </w:r>
      <w:r w:rsidR="00951D47">
        <w:rPr>
          <w:noProof/>
        </w:rPr>
        <w:t>36</w:t>
      </w:r>
      <w:r>
        <w:fldChar w:fldCharType="end"/>
      </w:r>
      <w:r>
        <w:rPr>
          <w:rFonts w:hint="eastAsia"/>
        </w:rPr>
        <w:t>所示。</w:t>
      </w:r>
    </w:p>
    <w:p w14:paraId="30BBE54C" w14:textId="77777777" w:rsidR="00520250" w:rsidRDefault="00520250" w:rsidP="00520250">
      <w:pPr>
        <w:pStyle w:val="af1"/>
      </w:pPr>
      <w:r>
        <w:rPr>
          <w:noProof/>
        </w:rPr>
        <w:drawing>
          <wp:inline distT="0" distB="0" distL="0" distR="0" wp14:anchorId="012F82CC" wp14:editId="16B96C2E">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3358750B" w14:textId="77777777" w:rsidR="00520250" w:rsidRDefault="00520250" w:rsidP="00520250">
      <w:pPr>
        <w:pStyle w:val="a3"/>
        <w:ind w:firstLine="480"/>
      </w:pPr>
      <w:bookmarkStart w:id="132"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36</w:t>
      </w:r>
      <w:r>
        <w:fldChar w:fldCharType="end"/>
      </w:r>
      <w:bookmarkEnd w:id="132"/>
      <w:r>
        <w:t xml:space="preserve"> </w:t>
      </w:r>
      <w:r>
        <w:rPr>
          <w:rFonts w:hint="eastAsia"/>
        </w:rPr>
        <w:t>测试用例类图</w:t>
      </w:r>
    </w:p>
    <w:p w14:paraId="638EF811" w14:textId="77777777" w:rsidR="004A3198" w:rsidRDefault="004A3198" w:rsidP="00520250">
      <w:pPr>
        <w:ind w:firstLine="480"/>
      </w:pPr>
    </w:p>
    <w:sectPr w:rsidR="004A3198">
      <w:footerReference w:type="default" r:id="rId6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iuchao" w:date="2017-04-28T11:01:00Z" w:initials="l">
    <w:p w14:paraId="558281AC" w14:textId="5D2E4862" w:rsidR="00881C36" w:rsidRDefault="00881C36">
      <w:pPr>
        <w:pStyle w:val="af6"/>
        <w:ind w:firstLine="420"/>
      </w:pPr>
      <w:r>
        <w:rPr>
          <w:rStyle w:val="af5"/>
        </w:rPr>
        <w:annotationRef/>
      </w:r>
      <w:r>
        <w:rPr>
          <w:rFonts w:hint="eastAsia"/>
        </w:rPr>
        <w:t>2.4.1</w:t>
      </w:r>
      <w:r>
        <w:rPr>
          <w:rFonts w:hint="eastAsia"/>
        </w:rPr>
        <w:t>页码错</w:t>
      </w:r>
    </w:p>
  </w:comment>
  <w:comment w:id="19" w:author="liuchao" w:date="2017-04-28T11:11:00Z" w:initials="l">
    <w:p w14:paraId="32AE72D1" w14:textId="7350551B" w:rsidR="002A7668" w:rsidRDefault="002A7668">
      <w:pPr>
        <w:pStyle w:val="af6"/>
        <w:ind w:firstLine="420"/>
      </w:pPr>
      <w:r>
        <w:rPr>
          <w:rStyle w:val="af5"/>
        </w:rPr>
        <w:annotationRef/>
      </w:r>
      <w:r>
        <w:rPr>
          <w:rFonts w:hint="eastAsia"/>
        </w:rPr>
        <w:t>含义说明</w:t>
      </w:r>
    </w:p>
  </w:comment>
  <w:comment w:id="26" w:author="liuchao" w:date="2017-04-28T11:14:00Z" w:initials="l">
    <w:p w14:paraId="6BDDD3D5" w14:textId="2786815D" w:rsidR="002A7668" w:rsidRDefault="002A7668">
      <w:pPr>
        <w:pStyle w:val="af6"/>
        <w:ind w:firstLine="420"/>
      </w:pPr>
      <w:r>
        <w:rPr>
          <w:rStyle w:val="af5"/>
        </w:rPr>
        <w:annotationRef/>
      </w:r>
      <w:r>
        <w:rPr>
          <w:rFonts w:hint="eastAsia"/>
        </w:rPr>
        <w:t>？下面没有解释，也没有涉及？</w:t>
      </w:r>
    </w:p>
  </w:comment>
  <w:comment w:id="33" w:author="liuchao" w:date="2017-04-28T11:16:00Z" w:initials="l">
    <w:p w14:paraId="6A6504B8" w14:textId="4B6A0551" w:rsidR="002A7668" w:rsidRDefault="002A7668">
      <w:pPr>
        <w:pStyle w:val="af6"/>
        <w:ind w:firstLine="420"/>
      </w:pPr>
      <w:r>
        <w:rPr>
          <w:rStyle w:val="af5"/>
        </w:rPr>
        <w:annotationRef/>
      </w:r>
      <w:r>
        <w:rPr>
          <w:rFonts w:hint="eastAsia"/>
        </w:rPr>
        <w:t>下面没有解释？下面还有“系统需求”？</w:t>
      </w:r>
    </w:p>
  </w:comment>
  <w:comment w:id="36" w:author="liuchao" w:date="2017-04-28T11:20:00Z" w:initials="l">
    <w:p w14:paraId="72B05518" w14:textId="03617209" w:rsidR="009906E3" w:rsidRDefault="009906E3">
      <w:pPr>
        <w:pStyle w:val="af6"/>
        <w:ind w:firstLine="420"/>
      </w:pPr>
      <w:r>
        <w:rPr>
          <w:rStyle w:val="af5"/>
        </w:rPr>
        <w:annotationRef/>
      </w:r>
      <w:r>
        <w:rPr>
          <w:rFonts w:hint="eastAsia"/>
        </w:rPr>
        <w:t>针对下面列举的</w:t>
      </w:r>
      <w:r>
        <w:rPr>
          <w:rFonts w:hint="eastAsia"/>
        </w:rPr>
        <w:t>5+2</w:t>
      </w:r>
      <w:r>
        <w:rPr>
          <w:rFonts w:hint="eastAsia"/>
        </w:rPr>
        <w:t>个业务需求（目标），</w:t>
      </w:r>
      <w:r w:rsidR="00B019D6">
        <w:rPr>
          <w:rFonts w:hint="eastAsia"/>
        </w:rPr>
        <w:t>即典型用例，绘制用例图，并给出各个用例的定义或描述（</w:t>
      </w:r>
      <w:r w:rsidR="00B019D6">
        <w:rPr>
          <w:rFonts w:hint="eastAsia"/>
        </w:rPr>
        <w:t>RUCM</w:t>
      </w:r>
      <w:r w:rsidR="00B019D6">
        <w:rPr>
          <w:rFonts w:hint="eastAsia"/>
        </w:rPr>
        <w:t>），即业务需求的详细定义。</w:t>
      </w:r>
    </w:p>
  </w:comment>
  <w:comment w:id="66" w:author="liuchao" w:date="2017-04-28T11:19:00Z" w:initials="l">
    <w:p w14:paraId="731254F7" w14:textId="6E955A26" w:rsidR="009906E3" w:rsidRDefault="009906E3">
      <w:pPr>
        <w:pStyle w:val="af6"/>
        <w:ind w:firstLine="420"/>
      </w:pPr>
      <w:r>
        <w:rPr>
          <w:rStyle w:val="af5"/>
        </w:rPr>
        <w:annotationRef/>
      </w:r>
      <w:r>
        <w:rPr>
          <w:rFonts w:hint="eastAsia"/>
        </w:rPr>
        <w:t>这些用例描述的是什么？业务需求，功能需求？</w:t>
      </w:r>
    </w:p>
  </w:comment>
  <w:comment w:id="67" w:author="liuchao" w:date="2017-04-28T14:19:00Z" w:initials="l">
    <w:p w14:paraId="658BBC17" w14:textId="4A7C6EAF" w:rsidR="00304294" w:rsidRDefault="00304294">
      <w:pPr>
        <w:pStyle w:val="af6"/>
        <w:ind w:firstLine="420"/>
      </w:pPr>
      <w:r>
        <w:rPr>
          <w:rStyle w:val="af5"/>
        </w:rPr>
        <w:annotationRef/>
      </w:r>
      <w:r>
        <w:rPr>
          <w:rFonts w:hint="eastAsia"/>
        </w:rPr>
        <w:t>数据库操作</w:t>
      </w:r>
      <w:r w:rsidR="006F5DAD">
        <w:rPr>
          <w:rFonts w:hint="eastAsia"/>
        </w:rPr>
        <w:t>是个“虚”用例？</w:t>
      </w:r>
      <w:r w:rsidR="006F5DAD">
        <w:rPr>
          <w:rFonts w:hint="eastAsia"/>
        </w:rPr>
        <w:t>UML</w:t>
      </w:r>
      <w:r w:rsidR="006F5DAD">
        <w:rPr>
          <w:rFonts w:hint="eastAsia"/>
        </w:rPr>
        <w:t>里没有这样的用例。可以讲数据库作为一个单独的“系统”，为开发人员提供</w:t>
      </w:r>
      <w:r w:rsidR="006F5DAD">
        <w:rPr>
          <w:rFonts w:hint="eastAsia"/>
        </w:rPr>
        <w:t>4</w:t>
      </w:r>
      <w:r w:rsidR="006F5DAD">
        <w:rPr>
          <w:rFonts w:hint="eastAsia"/>
        </w:rPr>
        <w:t>个用例。</w:t>
      </w:r>
    </w:p>
  </w:comment>
  <w:comment w:id="71" w:author="liuchao" w:date="2017-04-28T11:50:00Z" w:initials="l">
    <w:p w14:paraId="06003A97" w14:textId="77777777" w:rsidR="001C0CDA" w:rsidRDefault="001C0CDA">
      <w:pPr>
        <w:pStyle w:val="af6"/>
        <w:ind w:firstLine="420"/>
      </w:pPr>
      <w:r>
        <w:rPr>
          <w:rStyle w:val="af5"/>
        </w:rPr>
        <w:annotationRef/>
      </w:r>
      <w:r>
        <w:t>S</w:t>
      </w:r>
      <w:r>
        <w:rPr>
          <w:rFonts w:hint="eastAsia"/>
        </w:rPr>
        <w:t xml:space="preserve">tep </w:t>
      </w:r>
      <w:r>
        <w:t>1</w:t>
      </w:r>
      <w:r>
        <w:rPr>
          <w:rFonts w:hint="eastAsia"/>
        </w:rPr>
        <w:t>，</w:t>
      </w:r>
      <w:r>
        <w:rPr>
          <w:rFonts w:hint="eastAsia"/>
        </w:rPr>
        <w:t>6</w:t>
      </w:r>
      <w:r>
        <w:t>:</w:t>
      </w:r>
      <w:r>
        <w:rPr>
          <w:rFonts w:hint="eastAsia"/>
        </w:rPr>
        <w:t>“声名”应为“声明”？</w:t>
      </w:r>
    </w:p>
    <w:p w14:paraId="4B708021" w14:textId="3535206C" w:rsidR="001C0CDA" w:rsidRDefault="001C0CDA">
      <w:pPr>
        <w:pStyle w:val="af6"/>
        <w:ind w:firstLine="480"/>
      </w:pPr>
      <w:r>
        <w:t>P</w:t>
      </w:r>
      <w:r>
        <w:rPr>
          <w:rFonts w:hint="eastAsia"/>
        </w:rPr>
        <w:t>recondition</w:t>
      </w:r>
      <w:r>
        <w:rPr>
          <w:rFonts w:hint="eastAsia"/>
        </w:rPr>
        <w:t>：对步骤</w:t>
      </w:r>
      <w:r>
        <w:rPr>
          <w:rFonts w:hint="eastAsia"/>
        </w:rPr>
        <w:t>7</w:t>
      </w:r>
      <w:r>
        <w:rPr>
          <w:rFonts w:hint="eastAsia"/>
        </w:rPr>
        <w:t>中注册的所有类？</w:t>
      </w:r>
    </w:p>
  </w:comment>
  <w:comment w:id="72" w:author="liuchao" w:date="2017-04-28T14:14:00Z" w:initials="l">
    <w:p w14:paraId="71E9FED3" w14:textId="2E0088C5" w:rsidR="00304294" w:rsidRDefault="00304294">
      <w:pPr>
        <w:pStyle w:val="af6"/>
        <w:ind w:firstLine="420"/>
      </w:pPr>
      <w:r>
        <w:rPr>
          <w:rStyle w:val="af5"/>
        </w:rPr>
        <w:annotationRef/>
      </w:r>
      <w:r>
        <w:t>S</w:t>
      </w:r>
      <w:r>
        <w:rPr>
          <w:rFonts w:hint="eastAsia"/>
        </w:rPr>
        <w:t>tep</w:t>
      </w:r>
      <w:r>
        <w:t>6</w:t>
      </w:r>
      <w:r>
        <w:rPr>
          <w:rFonts w:hint="eastAsia"/>
        </w:rPr>
        <w:t>中，执行“插入操作”？</w:t>
      </w:r>
    </w:p>
  </w:comment>
  <w:comment w:id="78" w:author="liuchao" w:date="2017-04-28T14:27:00Z" w:initials="l">
    <w:p w14:paraId="428BF739" w14:textId="2F5278B1" w:rsidR="006F5DAD" w:rsidRDefault="006F5DAD" w:rsidP="006F5DAD">
      <w:pPr>
        <w:pStyle w:val="af6"/>
        <w:numPr>
          <w:ilvl w:val="0"/>
          <w:numId w:val="3"/>
        </w:numPr>
        <w:ind w:firstLineChars="0"/>
      </w:pPr>
      <w:r>
        <w:rPr>
          <w:rStyle w:val="af5"/>
        </w:rPr>
        <w:annotationRef/>
      </w:r>
      <w:r>
        <w:rPr>
          <w:rFonts w:hint="eastAsia"/>
        </w:rPr>
        <w:t>对每张类图，应有说明，比如：类图（包）的概要说明；类的概要说明（用途、功能）等。</w:t>
      </w:r>
    </w:p>
    <w:p w14:paraId="5D66674E" w14:textId="77777777" w:rsidR="00B71F1F" w:rsidRDefault="006F5DAD" w:rsidP="006F5DAD">
      <w:pPr>
        <w:pStyle w:val="af6"/>
        <w:numPr>
          <w:ilvl w:val="0"/>
          <w:numId w:val="3"/>
        </w:numPr>
        <w:ind w:firstLineChars="0"/>
      </w:pPr>
      <w:r>
        <w:rPr>
          <w:rFonts w:hint="eastAsia"/>
        </w:rPr>
        <w:t>应建立这些类与用例说明（</w:t>
      </w:r>
      <w:r>
        <w:rPr>
          <w:rFonts w:hint="eastAsia"/>
        </w:rPr>
        <w:t>RUCM</w:t>
      </w:r>
      <w:r>
        <w:rPr>
          <w:rFonts w:hint="eastAsia"/>
        </w:rPr>
        <w:t>）中涉及到的操作或数据</w:t>
      </w:r>
      <w:r w:rsidR="00284BA0">
        <w:rPr>
          <w:rFonts w:hint="eastAsia"/>
        </w:rPr>
        <w:t>项之间的对应关系。可以造一张简表。从而</w:t>
      </w:r>
    </w:p>
    <w:p w14:paraId="68E30AD2" w14:textId="77777777" w:rsidR="00B71F1F" w:rsidRDefault="00284BA0" w:rsidP="00B71F1F">
      <w:pPr>
        <w:pStyle w:val="af6"/>
        <w:numPr>
          <w:ilvl w:val="1"/>
          <w:numId w:val="3"/>
        </w:numPr>
        <w:ind w:firstLineChars="0"/>
      </w:pPr>
      <w:r>
        <w:rPr>
          <w:rFonts w:hint="eastAsia"/>
        </w:rPr>
        <w:t>说明哪些类是与某个或某些用例直接相关的？哪些不直接相关，而只是辅助用于实现特定功能的？</w:t>
      </w:r>
    </w:p>
    <w:p w14:paraId="520F4838" w14:textId="79A8368B" w:rsidR="006F5DAD" w:rsidRDefault="00B71F1F" w:rsidP="00B71F1F">
      <w:pPr>
        <w:pStyle w:val="af6"/>
        <w:numPr>
          <w:ilvl w:val="1"/>
          <w:numId w:val="3"/>
        </w:numPr>
        <w:ind w:firstLineChars="0"/>
      </w:pPr>
      <w:r>
        <w:rPr>
          <w:rFonts w:hint="eastAsia"/>
        </w:rPr>
        <w:t>并可据此检查，在这两组模型中，是否有“丢漏”或“不一致”的问题。比如，至少用例中提及的输入输出数据项、对象及其属性和操作等，在类图中都有对应的内容。</w:t>
      </w:r>
    </w:p>
    <w:p w14:paraId="6C95645F" w14:textId="77777777" w:rsidR="006F5DAD" w:rsidRDefault="006F5DAD">
      <w:pPr>
        <w:pStyle w:val="af6"/>
        <w:ind w:firstLine="480"/>
      </w:pPr>
    </w:p>
  </w:comment>
  <w:comment w:id="81" w:author="liuchao" w:date="2017-04-28T14:24:00Z" w:initials="l">
    <w:p w14:paraId="512AC444" w14:textId="70B833AD" w:rsidR="006F5DAD" w:rsidRDefault="006F5DAD" w:rsidP="00B71F1F">
      <w:pPr>
        <w:pStyle w:val="af6"/>
        <w:numPr>
          <w:ilvl w:val="0"/>
          <w:numId w:val="4"/>
        </w:numPr>
        <w:ind w:firstLineChars="0"/>
      </w:pPr>
      <w:r>
        <w:rPr>
          <w:rStyle w:val="af5"/>
        </w:rPr>
        <w:annotationRef/>
      </w:r>
      <w:proofErr w:type="spellStart"/>
      <w:r>
        <w:t>Const</w:t>
      </w:r>
      <w:proofErr w:type="spellEnd"/>
      <w:r>
        <w:rPr>
          <w:rFonts w:hint="eastAsia"/>
        </w:rPr>
        <w:t>是“枚举类”吗？且仅用于基本配置类？</w:t>
      </w:r>
    </w:p>
    <w:p w14:paraId="22AF1F85" w14:textId="09535812" w:rsidR="00B71F1F" w:rsidRDefault="00B71F1F" w:rsidP="00B71F1F">
      <w:pPr>
        <w:pStyle w:val="af6"/>
        <w:numPr>
          <w:ilvl w:val="0"/>
          <w:numId w:val="4"/>
        </w:numPr>
        <w:ind w:firstLineChars="0"/>
      </w:pPr>
      <w:r>
        <w:rPr>
          <w:rFonts w:hint="eastAsia"/>
        </w:rPr>
        <w:t>配置类：空白处应当删掉。其他类图同样。</w:t>
      </w:r>
    </w:p>
  </w:comment>
  <w:comment w:id="99" w:author="liuchao" w:date="2017-04-28T14:45:00Z" w:initials="l">
    <w:p w14:paraId="3AA692B4" w14:textId="5D85B06D" w:rsidR="00F34124" w:rsidRDefault="00F34124">
      <w:pPr>
        <w:pStyle w:val="af6"/>
        <w:ind w:firstLine="420"/>
      </w:pPr>
      <w:r>
        <w:rPr>
          <w:rStyle w:val="af5"/>
        </w:rPr>
        <w:annotationRef/>
      </w:r>
      <w:r>
        <w:rPr>
          <w:rFonts w:hint="eastAsia"/>
        </w:rPr>
        <w:t>基本步骤有</w:t>
      </w:r>
      <w:r>
        <w:rPr>
          <w:rFonts w:hint="eastAsia"/>
        </w:rPr>
        <w:t>11</w:t>
      </w:r>
      <w:r>
        <w:rPr>
          <w:rFonts w:hint="eastAsia"/>
        </w:rPr>
        <w:t>步？与下面的</w:t>
      </w:r>
      <w:r>
        <w:rPr>
          <w:rFonts w:hint="eastAsia"/>
        </w:rPr>
        <w:t>8</w:t>
      </w:r>
      <w:r>
        <w:rPr>
          <w:rFonts w:hint="eastAsia"/>
        </w:rPr>
        <w:t>步如何对应？</w:t>
      </w:r>
    </w:p>
  </w:comment>
  <w:comment w:id="123" w:author="liuchao" w:date="2017-04-28T15:03:00Z" w:initials="l">
    <w:p w14:paraId="11A1C3C2" w14:textId="3FB8C1D6" w:rsidR="00173D58" w:rsidRDefault="00173D58">
      <w:pPr>
        <w:pStyle w:val="af6"/>
        <w:ind w:firstLine="420"/>
      </w:pPr>
      <w:r>
        <w:rPr>
          <w:rStyle w:val="af5"/>
        </w:rPr>
        <w:annotationRef/>
      </w:r>
      <w:r>
        <w:rPr>
          <w:rFonts w:hint="eastAsia"/>
        </w:rPr>
        <w:t>该方案能够支持哪些测试？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8281AC" w15:done="0"/>
  <w15:commentEx w15:paraId="32AE72D1" w15:done="0"/>
  <w15:commentEx w15:paraId="6BDDD3D5" w15:done="0"/>
  <w15:commentEx w15:paraId="6A6504B8" w15:done="0"/>
  <w15:commentEx w15:paraId="72B05518" w15:done="0"/>
  <w15:commentEx w15:paraId="731254F7" w15:done="0"/>
  <w15:commentEx w15:paraId="658BBC17" w15:done="0"/>
  <w15:commentEx w15:paraId="4B708021" w15:done="0"/>
  <w15:commentEx w15:paraId="71E9FED3" w15:done="0"/>
  <w15:commentEx w15:paraId="6C95645F" w15:done="0"/>
  <w15:commentEx w15:paraId="22AF1F85" w15:done="0"/>
  <w15:commentEx w15:paraId="3AA692B4" w15:done="0"/>
  <w15:commentEx w15:paraId="11A1C3C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ADBF2" w14:textId="77777777" w:rsidR="009E41A6" w:rsidRDefault="009E41A6">
      <w:pPr>
        <w:spacing w:line="240" w:lineRule="auto"/>
        <w:ind w:firstLine="480"/>
      </w:pPr>
      <w:r>
        <w:separator/>
      </w:r>
    </w:p>
  </w:endnote>
  <w:endnote w:type="continuationSeparator" w:id="0">
    <w:p w14:paraId="60FCE9F3" w14:textId="77777777" w:rsidR="009E41A6" w:rsidRDefault="009E41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MF YueYuan (Noncommercial)">
    <w:altName w:val="Arial Unicode MS"/>
    <w:charset w:val="86"/>
    <w:family w:val="auto"/>
    <w:pitch w:val="variable"/>
    <w:sig w:usb0="00000000" w:usb1="080F0000" w:usb2="00000010" w:usb3="00000000" w:csb0="00040001" w:csb1="00000000"/>
  </w:font>
  <w:font w:name="Helvetica">
    <w:panose1 w:val="020B0604020202020204"/>
    <w:charset w:val="00"/>
    <w:family w:val="swiss"/>
    <w:notTrueType/>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779FC" w14:textId="77777777" w:rsidR="00881C36" w:rsidRDefault="00881C36">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121F8C05" w14:textId="77777777" w:rsidR="00881C36" w:rsidRDefault="00881C36">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6AE5" w14:textId="77777777" w:rsidR="00881C36" w:rsidRDefault="00881C36">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3F6C9" w14:textId="77777777" w:rsidR="00881C36" w:rsidRDefault="00881C36">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0FDF" w14:textId="5A4BE978" w:rsidR="00881C36" w:rsidRDefault="00881C36">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481885">
      <w:rPr>
        <w:rStyle w:val="ad"/>
        <w:noProof/>
      </w:rPr>
      <w:t>17</w:t>
    </w:r>
    <w:r>
      <w:rPr>
        <w:rStyle w:val="ad"/>
      </w:rPr>
      <w:fldChar w:fldCharType="end"/>
    </w:r>
  </w:p>
  <w:p w14:paraId="7DF9B29A" w14:textId="77777777" w:rsidR="00881C36" w:rsidRDefault="00881C36">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D5B93" w14:textId="77777777" w:rsidR="009E41A6" w:rsidRDefault="009E41A6">
      <w:pPr>
        <w:spacing w:line="240" w:lineRule="auto"/>
        <w:ind w:firstLine="480"/>
      </w:pPr>
      <w:r>
        <w:separator/>
      </w:r>
    </w:p>
  </w:footnote>
  <w:footnote w:type="continuationSeparator" w:id="0">
    <w:p w14:paraId="7AEE8B5C" w14:textId="77777777" w:rsidR="009E41A6" w:rsidRDefault="009E41A6">
      <w:pPr>
        <w:spacing w:line="240" w:lineRule="auto"/>
        <w:ind w:firstLine="480"/>
      </w:pPr>
      <w:r>
        <w:continuationSeparator/>
      </w:r>
    </w:p>
  </w:footnote>
  <w:footnote w:id="1">
    <w:p w14:paraId="3D8034BD" w14:textId="77777777" w:rsidR="00881C36" w:rsidRDefault="00881C36">
      <w:pPr>
        <w:pStyle w:val="af2"/>
        <w:ind w:firstLine="360"/>
      </w:pPr>
      <w:r>
        <w:rPr>
          <w:rStyle w:val="af4"/>
        </w:rPr>
        <w:footnoteRef/>
      </w:r>
      <w:r>
        <w:t xml:space="preserve"> </w:t>
      </w:r>
      <w:r w:rsidRPr="0034641B">
        <w:t>bladejava.com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CE6F3" w14:textId="77777777" w:rsidR="00881C36" w:rsidRDefault="00881C3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E9FA1" w14:textId="77777777" w:rsidR="00881C36" w:rsidRDefault="00881C36">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92429" w14:textId="77777777" w:rsidR="00881C36" w:rsidRDefault="00881C36">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C60F7"/>
    <w:multiLevelType w:val="hybridMultilevel"/>
    <w:tmpl w:val="67B4E018"/>
    <w:lvl w:ilvl="0" w:tplc="DA9412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2" w15:restartNumberingAfterBreak="0">
    <w:nsid w:val="65A2477C"/>
    <w:multiLevelType w:val="hybridMultilevel"/>
    <w:tmpl w:val="82BE10F0"/>
    <w:lvl w:ilvl="0" w:tplc="A96AE5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chao">
    <w15:presenceInfo w15:providerId="None" w15:userId="liuchao"/>
  </w15:person>
  <w15:person w15:author="穆鹏飞">
    <w15:presenceInfo w15:providerId="Windows Live" w15:userId="108bba635ae71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F7F178BF"/>
    <w:rsid w:val="FFBD376E"/>
    <w:rsid w:val="FFCDDF07"/>
    <w:rsid w:val="00007F3C"/>
    <w:rsid w:val="0001076E"/>
    <w:rsid w:val="000241E4"/>
    <w:rsid w:val="00024721"/>
    <w:rsid w:val="000424BD"/>
    <w:rsid w:val="00057778"/>
    <w:rsid w:val="00063A7D"/>
    <w:rsid w:val="00067883"/>
    <w:rsid w:val="00075E2E"/>
    <w:rsid w:val="00083524"/>
    <w:rsid w:val="00084548"/>
    <w:rsid w:val="000866F4"/>
    <w:rsid w:val="00093031"/>
    <w:rsid w:val="00093596"/>
    <w:rsid w:val="0009419D"/>
    <w:rsid w:val="000A3731"/>
    <w:rsid w:val="000B06D6"/>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3D58"/>
    <w:rsid w:val="0017679D"/>
    <w:rsid w:val="00196E3A"/>
    <w:rsid w:val="001B4BC5"/>
    <w:rsid w:val="001C0CD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2C47"/>
    <w:rsid w:val="0024451C"/>
    <w:rsid w:val="00255CA6"/>
    <w:rsid w:val="0025646D"/>
    <w:rsid w:val="002649B3"/>
    <w:rsid w:val="00265984"/>
    <w:rsid w:val="00271045"/>
    <w:rsid w:val="00284BA0"/>
    <w:rsid w:val="002867FA"/>
    <w:rsid w:val="00286A5B"/>
    <w:rsid w:val="002A7668"/>
    <w:rsid w:val="002B4F5D"/>
    <w:rsid w:val="002C0088"/>
    <w:rsid w:val="002C0990"/>
    <w:rsid w:val="002C30B7"/>
    <w:rsid w:val="002D41A1"/>
    <w:rsid w:val="002D7875"/>
    <w:rsid w:val="002F18CC"/>
    <w:rsid w:val="002F4697"/>
    <w:rsid w:val="00304294"/>
    <w:rsid w:val="00312625"/>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A61D0"/>
    <w:rsid w:val="003E0857"/>
    <w:rsid w:val="003E6855"/>
    <w:rsid w:val="003F2423"/>
    <w:rsid w:val="003F5932"/>
    <w:rsid w:val="004008A7"/>
    <w:rsid w:val="00400D17"/>
    <w:rsid w:val="004036F6"/>
    <w:rsid w:val="004062A1"/>
    <w:rsid w:val="0040723D"/>
    <w:rsid w:val="00427728"/>
    <w:rsid w:val="00430A14"/>
    <w:rsid w:val="00440D41"/>
    <w:rsid w:val="00440F6B"/>
    <w:rsid w:val="00446358"/>
    <w:rsid w:val="00446CA5"/>
    <w:rsid w:val="004621FB"/>
    <w:rsid w:val="00462930"/>
    <w:rsid w:val="00466162"/>
    <w:rsid w:val="0046706D"/>
    <w:rsid w:val="004741C8"/>
    <w:rsid w:val="0047459E"/>
    <w:rsid w:val="00481885"/>
    <w:rsid w:val="00483FC8"/>
    <w:rsid w:val="0049754E"/>
    <w:rsid w:val="004A3198"/>
    <w:rsid w:val="004A4858"/>
    <w:rsid w:val="004B1E07"/>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17CE"/>
    <w:rsid w:val="00571D5F"/>
    <w:rsid w:val="00572850"/>
    <w:rsid w:val="00574E69"/>
    <w:rsid w:val="005915CC"/>
    <w:rsid w:val="005926C0"/>
    <w:rsid w:val="00595710"/>
    <w:rsid w:val="005B2AA7"/>
    <w:rsid w:val="005B3468"/>
    <w:rsid w:val="005B488A"/>
    <w:rsid w:val="005B5232"/>
    <w:rsid w:val="005B79BF"/>
    <w:rsid w:val="005B7D24"/>
    <w:rsid w:val="005D6461"/>
    <w:rsid w:val="005E11DB"/>
    <w:rsid w:val="005F0099"/>
    <w:rsid w:val="005F154E"/>
    <w:rsid w:val="005F1E2D"/>
    <w:rsid w:val="00601948"/>
    <w:rsid w:val="00607231"/>
    <w:rsid w:val="006225F2"/>
    <w:rsid w:val="00623705"/>
    <w:rsid w:val="00625303"/>
    <w:rsid w:val="006262E3"/>
    <w:rsid w:val="00630B5B"/>
    <w:rsid w:val="00634727"/>
    <w:rsid w:val="00637DC8"/>
    <w:rsid w:val="00651CB8"/>
    <w:rsid w:val="00661B9B"/>
    <w:rsid w:val="00665770"/>
    <w:rsid w:val="00677D7A"/>
    <w:rsid w:val="00691750"/>
    <w:rsid w:val="00694033"/>
    <w:rsid w:val="006968CF"/>
    <w:rsid w:val="006A0454"/>
    <w:rsid w:val="006A5EA6"/>
    <w:rsid w:val="006A6BD9"/>
    <w:rsid w:val="006B554D"/>
    <w:rsid w:val="006B6A3A"/>
    <w:rsid w:val="006C5BCD"/>
    <w:rsid w:val="006C5FA6"/>
    <w:rsid w:val="006D51CC"/>
    <w:rsid w:val="006D58FC"/>
    <w:rsid w:val="006D5A13"/>
    <w:rsid w:val="006D5F1F"/>
    <w:rsid w:val="006E0FDA"/>
    <w:rsid w:val="006E2A0A"/>
    <w:rsid w:val="006E62F8"/>
    <w:rsid w:val="006F5DAD"/>
    <w:rsid w:val="006F6C49"/>
    <w:rsid w:val="00702AF9"/>
    <w:rsid w:val="00704EF1"/>
    <w:rsid w:val="0072317B"/>
    <w:rsid w:val="00725523"/>
    <w:rsid w:val="00741728"/>
    <w:rsid w:val="00763B98"/>
    <w:rsid w:val="007832C2"/>
    <w:rsid w:val="0079251D"/>
    <w:rsid w:val="00796C19"/>
    <w:rsid w:val="007A58C0"/>
    <w:rsid w:val="007B4639"/>
    <w:rsid w:val="007C32A4"/>
    <w:rsid w:val="007D0BF3"/>
    <w:rsid w:val="007E53F3"/>
    <w:rsid w:val="008109AB"/>
    <w:rsid w:val="00820F2A"/>
    <w:rsid w:val="00820FDE"/>
    <w:rsid w:val="00825A34"/>
    <w:rsid w:val="00834361"/>
    <w:rsid w:val="008422F8"/>
    <w:rsid w:val="008458FC"/>
    <w:rsid w:val="00845BF1"/>
    <w:rsid w:val="0085312E"/>
    <w:rsid w:val="008603C8"/>
    <w:rsid w:val="008701DA"/>
    <w:rsid w:val="008736DB"/>
    <w:rsid w:val="00873D3F"/>
    <w:rsid w:val="0087600F"/>
    <w:rsid w:val="00877E57"/>
    <w:rsid w:val="00880E77"/>
    <w:rsid w:val="00881B4A"/>
    <w:rsid w:val="00881C36"/>
    <w:rsid w:val="00887D00"/>
    <w:rsid w:val="008915C6"/>
    <w:rsid w:val="00896331"/>
    <w:rsid w:val="00897C9E"/>
    <w:rsid w:val="008A27D6"/>
    <w:rsid w:val="008A71F8"/>
    <w:rsid w:val="008B581A"/>
    <w:rsid w:val="008C3A04"/>
    <w:rsid w:val="008C63A8"/>
    <w:rsid w:val="008E49A9"/>
    <w:rsid w:val="008E7E41"/>
    <w:rsid w:val="008F316B"/>
    <w:rsid w:val="00915E98"/>
    <w:rsid w:val="00916C6C"/>
    <w:rsid w:val="00925BB5"/>
    <w:rsid w:val="00925D8F"/>
    <w:rsid w:val="0093268E"/>
    <w:rsid w:val="00934094"/>
    <w:rsid w:val="0094145D"/>
    <w:rsid w:val="00946FF4"/>
    <w:rsid w:val="00951D47"/>
    <w:rsid w:val="009525AE"/>
    <w:rsid w:val="009626DF"/>
    <w:rsid w:val="009711B4"/>
    <w:rsid w:val="0097681B"/>
    <w:rsid w:val="009800F1"/>
    <w:rsid w:val="009803D7"/>
    <w:rsid w:val="009877D4"/>
    <w:rsid w:val="009906E3"/>
    <w:rsid w:val="00991DF7"/>
    <w:rsid w:val="009929D0"/>
    <w:rsid w:val="00992CDC"/>
    <w:rsid w:val="009A523A"/>
    <w:rsid w:val="009A688A"/>
    <w:rsid w:val="009C1AA8"/>
    <w:rsid w:val="009C5198"/>
    <w:rsid w:val="009D2913"/>
    <w:rsid w:val="009E27AC"/>
    <w:rsid w:val="009E41A6"/>
    <w:rsid w:val="009E47EC"/>
    <w:rsid w:val="009F17C3"/>
    <w:rsid w:val="009F4694"/>
    <w:rsid w:val="009F4F7A"/>
    <w:rsid w:val="00A026BD"/>
    <w:rsid w:val="00A13E18"/>
    <w:rsid w:val="00A23C45"/>
    <w:rsid w:val="00A24BFC"/>
    <w:rsid w:val="00A36661"/>
    <w:rsid w:val="00A6078C"/>
    <w:rsid w:val="00A64190"/>
    <w:rsid w:val="00A71996"/>
    <w:rsid w:val="00A726FD"/>
    <w:rsid w:val="00A74602"/>
    <w:rsid w:val="00A847C5"/>
    <w:rsid w:val="00A907FA"/>
    <w:rsid w:val="00A95429"/>
    <w:rsid w:val="00A956CE"/>
    <w:rsid w:val="00AA13D7"/>
    <w:rsid w:val="00AE5023"/>
    <w:rsid w:val="00AE6B9D"/>
    <w:rsid w:val="00AF0568"/>
    <w:rsid w:val="00B012B0"/>
    <w:rsid w:val="00B019D6"/>
    <w:rsid w:val="00B17254"/>
    <w:rsid w:val="00B25004"/>
    <w:rsid w:val="00B37FD0"/>
    <w:rsid w:val="00B43011"/>
    <w:rsid w:val="00B504E1"/>
    <w:rsid w:val="00B541DC"/>
    <w:rsid w:val="00B57C6E"/>
    <w:rsid w:val="00B57EB9"/>
    <w:rsid w:val="00B57F2A"/>
    <w:rsid w:val="00B6228A"/>
    <w:rsid w:val="00B63F2B"/>
    <w:rsid w:val="00B6501A"/>
    <w:rsid w:val="00B71F1F"/>
    <w:rsid w:val="00B80653"/>
    <w:rsid w:val="00B927C4"/>
    <w:rsid w:val="00B93FE2"/>
    <w:rsid w:val="00B9635C"/>
    <w:rsid w:val="00BA6BDA"/>
    <w:rsid w:val="00BB19DF"/>
    <w:rsid w:val="00BE119D"/>
    <w:rsid w:val="00BE2FD7"/>
    <w:rsid w:val="00BF57DE"/>
    <w:rsid w:val="00C11132"/>
    <w:rsid w:val="00C16B0D"/>
    <w:rsid w:val="00C30766"/>
    <w:rsid w:val="00C34A1F"/>
    <w:rsid w:val="00C60722"/>
    <w:rsid w:val="00C60AE5"/>
    <w:rsid w:val="00C60E82"/>
    <w:rsid w:val="00C625B9"/>
    <w:rsid w:val="00C64A82"/>
    <w:rsid w:val="00C65395"/>
    <w:rsid w:val="00C729DB"/>
    <w:rsid w:val="00C730D5"/>
    <w:rsid w:val="00C827A7"/>
    <w:rsid w:val="00C82875"/>
    <w:rsid w:val="00C86E65"/>
    <w:rsid w:val="00CA2F1B"/>
    <w:rsid w:val="00CA40C1"/>
    <w:rsid w:val="00CB2A00"/>
    <w:rsid w:val="00CB3BA0"/>
    <w:rsid w:val="00CB74BA"/>
    <w:rsid w:val="00D131E0"/>
    <w:rsid w:val="00D16BAA"/>
    <w:rsid w:val="00D24B45"/>
    <w:rsid w:val="00D52C67"/>
    <w:rsid w:val="00D537DE"/>
    <w:rsid w:val="00D562AF"/>
    <w:rsid w:val="00D73EA0"/>
    <w:rsid w:val="00D84C5B"/>
    <w:rsid w:val="00D903BD"/>
    <w:rsid w:val="00DA0476"/>
    <w:rsid w:val="00DB07EF"/>
    <w:rsid w:val="00DD0C6C"/>
    <w:rsid w:val="00DD155C"/>
    <w:rsid w:val="00DD4267"/>
    <w:rsid w:val="00DE2D88"/>
    <w:rsid w:val="00DE7ADD"/>
    <w:rsid w:val="00DF01A3"/>
    <w:rsid w:val="00DF1A58"/>
    <w:rsid w:val="00DF7B2D"/>
    <w:rsid w:val="00E05CCE"/>
    <w:rsid w:val="00E1125F"/>
    <w:rsid w:val="00E11AAD"/>
    <w:rsid w:val="00E25A52"/>
    <w:rsid w:val="00E43AB1"/>
    <w:rsid w:val="00E56806"/>
    <w:rsid w:val="00E57ACA"/>
    <w:rsid w:val="00E66245"/>
    <w:rsid w:val="00E723F9"/>
    <w:rsid w:val="00E8047C"/>
    <w:rsid w:val="00EA20B8"/>
    <w:rsid w:val="00ED0CAE"/>
    <w:rsid w:val="00ED4C3D"/>
    <w:rsid w:val="00EE283A"/>
    <w:rsid w:val="00EF4DAE"/>
    <w:rsid w:val="00F06F7D"/>
    <w:rsid w:val="00F07663"/>
    <w:rsid w:val="00F1050D"/>
    <w:rsid w:val="00F260BE"/>
    <w:rsid w:val="00F30D9B"/>
    <w:rsid w:val="00F34124"/>
    <w:rsid w:val="00F353EE"/>
    <w:rsid w:val="00F430D3"/>
    <w:rsid w:val="00F66A76"/>
    <w:rsid w:val="00F8056D"/>
    <w:rsid w:val="00F820AA"/>
    <w:rsid w:val="00F8495B"/>
    <w:rsid w:val="00FA5DA4"/>
    <w:rsid w:val="00FB5592"/>
    <w:rsid w:val="00FC14FF"/>
    <w:rsid w:val="00FC46CD"/>
    <w:rsid w:val="00FD3E03"/>
    <w:rsid w:val="00FE7C92"/>
    <w:rsid w:val="00FF38ED"/>
    <w:rsid w:val="00FF4434"/>
    <w:rsid w:val="17BF9A86"/>
    <w:rsid w:val="377541FB"/>
    <w:rsid w:val="3FF3511B"/>
    <w:rsid w:val="57FF2A3B"/>
    <w:rsid w:val="6D3B052F"/>
    <w:rsid w:val="6FFD450B"/>
    <w:rsid w:val="755D0B5B"/>
    <w:rsid w:val="78FAE74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78E1FF"/>
  <w15:docId w15:val="{C91F25D2-8CF0-4022-B9C3-094F12BC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spacing w:beforeAutospacing="1" w:afterAutospacing="1"/>
      <w:jc w:val="left"/>
    </w:pPr>
    <w:rPr>
      <w:rFonts w:cs="Times New Roman"/>
      <w:kern w:val="0"/>
    </w:rPr>
  </w:style>
  <w:style w:type="paragraph" w:styleId="ab">
    <w:name w:val="Title"/>
    <w:basedOn w:val="a"/>
    <w:next w:val="a"/>
    <w:link w:val="ac"/>
    <w:uiPriority w:val="10"/>
    <w:qFormat/>
    <w:pPr>
      <w:spacing w:before="240" w:after="60"/>
      <w:jc w:val="center"/>
      <w:outlineLvl w:val="0"/>
    </w:pPr>
    <w:rPr>
      <w:rFonts w:cstheme="majorBidi"/>
      <w:b/>
      <w:bCs/>
      <w:sz w:val="32"/>
      <w:szCs w:val="32"/>
    </w:rPr>
  </w:style>
  <w:style w:type="character" w:styleId="ad">
    <w:name w:val="page number"/>
    <w:basedOn w:val="a0"/>
    <w:uiPriority w:val="99"/>
    <w:unhideWhenUsed/>
  </w:style>
  <w:style w:type="character" w:styleId="ae">
    <w:name w:val="Hyperlink"/>
    <w:basedOn w:val="a0"/>
    <w:uiPriority w:val="99"/>
    <w:unhideWhenUsed/>
    <w:rPr>
      <w:color w:val="0563C1" w:themeColor="hyperlink"/>
      <w:u w:val="single"/>
    </w:rPr>
  </w:style>
  <w:style w:type="table" w:styleId="af">
    <w:name w:val="Table Grid"/>
    <w:basedOn w:val="a1"/>
    <w:uiPriority w:val="3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标题 字符"/>
    <w:basedOn w:val="a0"/>
    <w:link w:val="ab"/>
    <w:uiPriority w:val="10"/>
    <w:rPr>
      <w:rFonts w:ascii="Times New Roman" w:eastAsia="宋体" w:hAnsi="Times New Roman" w:cstheme="majorBidi"/>
      <w:b/>
      <w:bCs/>
      <w:sz w:val="32"/>
      <w:szCs w:val="32"/>
    </w:rPr>
  </w:style>
  <w:style w:type="character" w:customStyle="1" w:styleId="10">
    <w:name w:val="标题 1 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0"/>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0">
    <w:name w:val="列出段落字符"/>
    <w:basedOn w:val="a0"/>
    <w:link w:val="12"/>
    <w:uiPriority w:val="34"/>
    <w:rPr>
      <w:rFonts w:ascii="Times New Roman" w:eastAsia="宋体" w:hAnsi="Times New Roman"/>
      <w:sz w:val="24"/>
    </w:rPr>
  </w:style>
  <w:style w:type="character" w:customStyle="1" w:styleId="14">
    <w:name w:val="样式1 字符"/>
    <w:basedOn w:val="af0"/>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0"/>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 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 字符"/>
    <w:basedOn w:val="a0"/>
    <w:link w:val="a8"/>
    <w:uiPriority w:val="99"/>
    <w:rPr>
      <w:rFonts w:ascii="Times New Roman" w:eastAsia="宋体" w:hAnsi="Times New Roman"/>
      <w:sz w:val="18"/>
      <w:szCs w:val="18"/>
    </w:rPr>
  </w:style>
  <w:style w:type="character" w:customStyle="1" w:styleId="a7">
    <w:name w:val="页脚 字符"/>
    <w:basedOn w:val="a0"/>
    <w:link w:val="a6"/>
    <w:uiPriority w:val="99"/>
    <w:qFormat/>
    <w:rPr>
      <w:rFonts w:ascii="Times New Roman" w:eastAsia="宋体" w:hAnsi="Times New Roman"/>
      <w:sz w:val="18"/>
      <w:szCs w:val="18"/>
    </w:rPr>
  </w:style>
  <w:style w:type="paragraph" w:customStyle="1" w:styleId="af1">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文档结构图 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paragraph" w:styleId="af2">
    <w:name w:val="footnote text"/>
    <w:basedOn w:val="a"/>
    <w:link w:val="af3"/>
    <w:uiPriority w:val="99"/>
    <w:semiHidden/>
    <w:unhideWhenUsed/>
    <w:rsid w:val="0034641B"/>
    <w:pPr>
      <w:snapToGrid w:val="0"/>
      <w:jc w:val="left"/>
    </w:pPr>
    <w:rPr>
      <w:sz w:val="18"/>
      <w:szCs w:val="18"/>
    </w:rPr>
  </w:style>
  <w:style w:type="character" w:customStyle="1" w:styleId="af3">
    <w:name w:val="脚注文本 字符"/>
    <w:basedOn w:val="a0"/>
    <w:link w:val="af2"/>
    <w:uiPriority w:val="99"/>
    <w:semiHidden/>
    <w:rsid w:val="0034641B"/>
    <w:rPr>
      <w:rFonts w:cstheme="minorBidi"/>
      <w:kern w:val="2"/>
      <w:sz w:val="18"/>
      <w:szCs w:val="18"/>
    </w:rPr>
  </w:style>
  <w:style w:type="character" w:styleId="af4">
    <w:name w:val="footnote reference"/>
    <w:basedOn w:val="a0"/>
    <w:uiPriority w:val="99"/>
    <w:semiHidden/>
    <w:unhideWhenUsed/>
    <w:rsid w:val="0034641B"/>
    <w:rPr>
      <w:vertAlign w:val="superscript"/>
    </w:rPr>
  </w:style>
  <w:style w:type="character" w:styleId="af5">
    <w:name w:val="annotation reference"/>
    <w:basedOn w:val="a0"/>
    <w:uiPriority w:val="99"/>
    <w:semiHidden/>
    <w:unhideWhenUsed/>
    <w:rsid w:val="0047459E"/>
    <w:rPr>
      <w:sz w:val="21"/>
      <w:szCs w:val="21"/>
    </w:rPr>
  </w:style>
  <w:style w:type="paragraph" w:styleId="af6">
    <w:name w:val="annotation text"/>
    <w:basedOn w:val="a"/>
    <w:link w:val="af7"/>
    <w:uiPriority w:val="99"/>
    <w:semiHidden/>
    <w:unhideWhenUsed/>
    <w:rsid w:val="0047459E"/>
    <w:pPr>
      <w:jc w:val="left"/>
    </w:pPr>
  </w:style>
  <w:style w:type="character" w:customStyle="1" w:styleId="af7">
    <w:name w:val="批注文字 字符"/>
    <w:basedOn w:val="a0"/>
    <w:link w:val="af6"/>
    <w:uiPriority w:val="99"/>
    <w:semiHidden/>
    <w:rsid w:val="0047459E"/>
    <w:rPr>
      <w:rFonts w:cstheme="minorBidi"/>
      <w:kern w:val="2"/>
      <w:sz w:val="24"/>
      <w:szCs w:val="22"/>
    </w:rPr>
  </w:style>
  <w:style w:type="paragraph" w:styleId="af8">
    <w:name w:val="annotation subject"/>
    <w:basedOn w:val="af6"/>
    <w:next w:val="af6"/>
    <w:link w:val="af9"/>
    <w:uiPriority w:val="99"/>
    <w:semiHidden/>
    <w:unhideWhenUsed/>
    <w:rsid w:val="0047459E"/>
    <w:rPr>
      <w:b/>
      <w:bCs/>
    </w:rPr>
  </w:style>
  <w:style w:type="character" w:customStyle="1" w:styleId="af9">
    <w:name w:val="批注主题 字符"/>
    <w:basedOn w:val="af7"/>
    <w:link w:val="af8"/>
    <w:uiPriority w:val="99"/>
    <w:semiHidden/>
    <w:rsid w:val="0047459E"/>
    <w:rPr>
      <w:rFonts w:cstheme="minorBidi"/>
      <w:b/>
      <w:bCs/>
      <w:kern w:val="2"/>
      <w:sz w:val="24"/>
      <w:szCs w:val="22"/>
    </w:rPr>
  </w:style>
  <w:style w:type="paragraph" w:styleId="afa">
    <w:name w:val="Balloon Text"/>
    <w:basedOn w:val="a"/>
    <w:link w:val="afb"/>
    <w:uiPriority w:val="99"/>
    <w:semiHidden/>
    <w:unhideWhenUsed/>
    <w:rsid w:val="0047459E"/>
    <w:pPr>
      <w:spacing w:line="240" w:lineRule="auto"/>
    </w:pPr>
    <w:rPr>
      <w:sz w:val="18"/>
      <w:szCs w:val="18"/>
    </w:rPr>
  </w:style>
  <w:style w:type="character" w:customStyle="1" w:styleId="afb">
    <w:name w:val="批注框文本 字符"/>
    <w:basedOn w:val="a0"/>
    <w:link w:val="afa"/>
    <w:uiPriority w:val="99"/>
    <w:semiHidden/>
    <w:rsid w:val="0047459E"/>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baike.baidu.com/item/%E6%9C%8D%E5%8A%A1%E5%99%A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baike.baidu.com/item/%E5%90%9E%E5%90%90%E9%87%8F"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hyperlink" Target="http://baike.baidu.com/item/FTP%E6%9C%8D%E5%8A%A1%E5%99%A8" TargetMode="Externa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baike.baidu.com/item/%E4%BC%81%E4%B8%9A"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0E3290-C917-4EC1-BC61-00657E36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45</Pages>
  <Words>2859</Words>
  <Characters>16302</Characters>
  <Application>Microsoft Office Word</Application>
  <DocSecurity>0</DocSecurity>
  <Lines>135</Lines>
  <Paragraphs>38</Paragraphs>
  <ScaleCrop>false</ScaleCrop>
  <Company/>
  <LinksUpToDate>false</LinksUpToDate>
  <CharactersWithSpaces>19123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穆鹏飞</cp:lastModifiedBy>
  <cp:revision>9</cp:revision>
  <cp:lastPrinted>2017-04-27T14:49:00Z</cp:lastPrinted>
  <dcterms:created xsi:type="dcterms:W3CDTF">2017-04-28T03:02:00Z</dcterms:created>
  <dcterms:modified xsi:type="dcterms:W3CDTF">2017-05-03T14:27:00Z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