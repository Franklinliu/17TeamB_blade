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05BA29C" w14:textId="77777777" w:rsidR="004A3198" w:rsidRDefault="004A3198">
      <w:pPr>
        <w:ind w:firstLine="420"/>
        <w:rPr>
          <w:kern w:val="10"/>
          <w:sz w:val="21"/>
          <w:szCs w:val="24"/>
        </w:rPr>
      </w:pPr>
    </w:p>
    <w:p w14:paraId="2679F4F8" w14:textId="77777777" w:rsidR="004A3198" w:rsidRDefault="004A3198">
      <w:pPr>
        <w:tabs>
          <w:tab w:val="left" w:pos="3240"/>
        </w:tabs>
        <w:spacing w:before="50" w:after="50"/>
        <w:ind w:firstLine="480"/>
        <w:rPr>
          <w:rFonts w:eastAsia="黑体"/>
        </w:rPr>
      </w:pPr>
    </w:p>
    <w:p w14:paraId="2FB78DB6" w14:textId="77777777" w:rsidR="004A3198" w:rsidRDefault="004A3198">
      <w:pPr>
        <w:tabs>
          <w:tab w:val="left" w:pos="3240"/>
        </w:tabs>
        <w:spacing w:before="50" w:after="50"/>
        <w:ind w:firstLine="480"/>
        <w:rPr>
          <w:rFonts w:eastAsia="黑体"/>
        </w:rPr>
      </w:pPr>
    </w:p>
    <w:p w14:paraId="2FC43AC3" w14:textId="77777777" w:rsidR="004A3198" w:rsidRDefault="004A3198">
      <w:pPr>
        <w:tabs>
          <w:tab w:val="left" w:pos="3240"/>
        </w:tabs>
        <w:spacing w:before="50" w:after="50"/>
        <w:ind w:firstLine="480"/>
        <w:rPr>
          <w:rFonts w:eastAsia="黑体"/>
        </w:rPr>
      </w:pPr>
    </w:p>
    <w:p w14:paraId="160F14CC" w14:textId="77777777" w:rsidR="004A3198" w:rsidRDefault="004A3198">
      <w:pPr>
        <w:tabs>
          <w:tab w:val="left" w:pos="3240"/>
        </w:tabs>
        <w:spacing w:before="50" w:after="50"/>
        <w:ind w:firstLine="480"/>
        <w:rPr>
          <w:rFonts w:eastAsia="黑体"/>
        </w:rPr>
      </w:pPr>
    </w:p>
    <w:p w14:paraId="5B9D944C" w14:textId="77777777" w:rsidR="004A3198" w:rsidRDefault="006225F2">
      <w:pPr>
        <w:pStyle w:val="ad"/>
        <w:ind w:firstLine="640"/>
      </w:pPr>
      <w:r>
        <w:rPr>
          <w:noProof/>
        </w:rPr>
        <w:drawing>
          <wp:inline distT="0" distB="0" distL="0" distR="0" wp14:anchorId="7ECF928B" wp14:editId="7C35CDB0">
            <wp:extent cx="2910205" cy="391795"/>
            <wp:effectExtent l="0" t="0" r="10795" b="0"/>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910205" cy="391795"/>
                    </a:xfrm>
                    <a:prstGeom prst="rect">
                      <a:avLst/>
                    </a:prstGeom>
                    <a:noFill/>
                    <a:ln>
                      <a:noFill/>
                    </a:ln>
                  </pic:spPr>
                </pic:pic>
              </a:graphicData>
            </a:graphic>
          </wp:inline>
        </w:drawing>
      </w:r>
    </w:p>
    <w:p w14:paraId="474F1EAC" w14:textId="77777777" w:rsidR="004A3198" w:rsidRDefault="006225F2">
      <w:pPr>
        <w:tabs>
          <w:tab w:val="left" w:pos="3240"/>
        </w:tabs>
        <w:spacing w:before="50" w:after="50"/>
        <w:ind w:firstLineChars="0" w:firstLine="0"/>
        <w:jc w:val="center"/>
        <w:rPr>
          <w:rFonts w:eastAsia="华文行楷"/>
          <w:sz w:val="72"/>
          <w:szCs w:val="56"/>
        </w:rPr>
      </w:pPr>
      <w:r>
        <w:rPr>
          <w:rFonts w:eastAsia="华文行楷" w:hint="eastAsia"/>
          <w:sz w:val="72"/>
          <w:szCs w:val="56"/>
        </w:rPr>
        <w:t>软</w:t>
      </w:r>
      <w:r>
        <w:rPr>
          <w:rFonts w:eastAsia="华文行楷" w:hint="eastAsia"/>
          <w:sz w:val="72"/>
          <w:szCs w:val="56"/>
        </w:rPr>
        <w:t xml:space="preserve"> </w:t>
      </w:r>
      <w:r>
        <w:rPr>
          <w:rFonts w:eastAsia="华文行楷" w:hint="eastAsia"/>
          <w:sz w:val="72"/>
          <w:szCs w:val="56"/>
        </w:rPr>
        <w:t>件</w:t>
      </w:r>
      <w:r>
        <w:rPr>
          <w:rFonts w:eastAsia="华文行楷" w:hint="eastAsia"/>
          <w:sz w:val="72"/>
          <w:szCs w:val="56"/>
        </w:rPr>
        <w:t xml:space="preserve"> </w:t>
      </w:r>
      <w:r>
        <w:rPr>
          <w:rFonts w:eastAsia="华文行楷" w:hint="eastAsia"/>
          <w:sz w:val="72"/>
          <w:szCs w:val="56"/>
        </w:rPr>
        <w:t>工</w:t>
      </w:r>
      <w:r>
        <w:rPr>
          <w:rFonts w:eastAsia="华文行楷" w:hint="eastAsia"/>
          <w:sz w:val="72"/>
          <w:szCs w:val="56"/>
        </w:rPr>
        <w:t xml:space="preserve"> </w:t>
      </w:r>
      <w:r>
        <w:rPr>
          <w:rFonts w:eastAsia="华文行楷" w:hint="eastAsia"/>
          <w:sz w:val="72"/>
          <w:szCs w:val="56"/>
        </w:rPr>
        <w:t>程</w:t>
      </w:r>
      <w:r>
        <w:rPr>
          <w:rFonts w:eastAsia="华文行楷" w:hint="eastAsia"/>
          <w:sz w:val="72"/>
          <w:szCs w:val="56"/>
        </w:rPr>
        <w:t xml:space="preserve"> </w:t>
      </w:r>
      <w:r>
        <w:rPr>
          <w:rFonts w:eastAsia="华文行楷" w:hint="eastAsia"/>
          <w:sz w:val="72"/>
          <w:szCs w:val="56"/>
        </w:rPr>
        <w:t>综</w:t>
      </w:r>
      <w:r>
        <w:rPr>
          <w:rFonts w:eastAsia="华文行楷" w:hint="eastAsia"/>
          <w:sz w:val="72"/>
          <w:szCs w:val="56"/>
        </w:rPr>
        <w:t xml:space="preserve"> </w:t>
      </w:r>
      <w:r>
        <w:rPr>
          <w:rFonts w:eastAsia="华文行楷" w:hint="eastAsia"/>
          <w:sz w:val="72"/>
          <w:szCs w:val="56"/>
        </w:rPr>
        <w:t>合</w:t>
      </w:r>
      <w:r>
        <w:rPr>
          <w:rFonts w:eastAsia="华文行楷" w:hint="eastAsia"/>
          <w:sz w:val="72"/>
          <w:szCs w:val="56"/>
        </w:rPr>
        <w:t xml:space="preserve"> </w:t>
      </w:r>
      <w:r>
        <w:rPr>
          <w:rFonts w:eastAsia="华文行楷" w:hint="eastAsia"/>
          <w:sz w:val="72"/>
          <w:szCs w:val="56"/>
        </w:rPr>
        <w:t>实</w:t>
      </w:r>
      <w:r>
        <w:rPr>
          <w:rFonts w:eastAsia="华文行楷" w:hint="eastAsia"/>
          <w:sz w:val="72"/>
          <w:szCs w:val="56"/>
        </w:rPr>
        <w:t xml:space="preserve"> </w:t>
      </w:r>
      <w:r>
        <w:rPr>
          <w:rFonts w:eastAsia="华文行楷" w:hint="eastAsia"/>
          <w:sz w:val="72"/>
          <w:szCs w:val="56"/>
        </w:rPr>
        <w:t>验</w:t>
      </w:r>
    </w:p>
    <w:p w14:paraId="41587803" w14:textId="77777777" w:rsidR="004A3198" w:rsidRDefault="004A3198">
      <w:pPr>
        <w:tabs>
          <w:tab w:val="left" w:pos="3240"/>
        </w:tabs>
        <w:spacing w:before="50" w:after="50"/>
        <w:ind w:firstLine="420"/>
        <w:rPr>
          <w:sz w:val="21"/>
          <w:szCs w:val="24"/>
        </w:rPr>
      </w:pPr>
    </w:p>
    <w:p w14:paraId="7A00E886" w14:textId="77777777" w:rsidR="004A3198" w:rsidRDefault="004A3198">
      <w:pPr>
        <w:tabs>
          <w:tab w:val="left" w:pos="3240"/>
        </w:tabs>
        <w:spacing w:before="50" w:after="50"/>
        <w:ind w:firstLine="480"/>
      </w:pPr>
    </w:p>
    <w:p w14:paraId="0FE549EE" w14:textId="77777777" w:rsidR="004A3198" w:rsidRDefault="004A3198">
      <w:pPr>
        <w:tabs>
          <w:tab w:val="left" w:pos="3240"/>
        </w:tabs>
        <w:spacing w:before="50" w:after="50"/>
        <w:ind w:firstLine="480"/>
      </w:pPr>
    </w:p>
    <w:p w14:paraId="6A51DCA4" w14:textId="77777777" w:rsidR="004A3198" w:rsidRDefault="006225F2">
      <w:pPr>
        <w:tabs>
          <w:tab w:val="left" w:pos="3240"/>
        </w:tabs>
        <w:spacing w:before="50" w:after="50"/>
        <w:ind w:firstLineChars="0" w:firstLine="0"/>
        <w:jc w:val="center"/>
        <w:rPr>
          <w:rFonts w:ascii="黑体" w:eastAsia="黑体" w:hAnsi="黑体"/>
          <w:spacing w:val="40"/>
          <w:sz w:val="68"/>
        </w:rPr>
      </w:pPr>
      <w:r>
        <w:rPr>
          <w:rFonts w:eastAsia="MF YueYuan (Noncommercial)" w:cs="Times New Roman"/>
          <w:spacing w:val="40"/>
          <w:sz w:val="68"/>
        </w:rPr>
        <w:t>Blade</w:t>
      </w:r>
      <w:r>
        <w:rPr>
          <w:rFonts w:ascii="黑体" w:eastAsia="黑体" w:hAnsi="黑体" w:hint="eastAsia"/>
          <w:spacing w:val="40"/>
          <w:sz w:val="68"/>
        </w:rPr>
        <w:t>框架分析</w:t>
      </w:r>
    </w:p>
    <w:p w14:paraId="618A6DB9" w14:textId="77777777" w:rsidR="004A3198" w:rsidRDefault="004A3198">
      <w:pPr>
        <w:tabs>
          <w:tab w:val="left" w:pos="3240"/>
        </w:tabs>
        <w:spacing w:before="50" w:after="50"/>
        <w:ind w:firstLine="720"/>
        <w:rPr>
          <w:rFonts w:eastAsia="黑体"/>
          <w:spacing w:val="40"/>
          <w:sz w:val="28"/>
        </w:rPr>
      </w:pPr>
    </w:p>
    <w:p w14:paraId="16A02C80" w14:textId="77777777" w:rsidR="004A3198" w:rsidRDefault="004A3198">
      <w:pPr>
        <w:tabs>
          <w:tab w:val="left" w:pos="3240"/>
        </w:tabs>
        <w:spacing w:before="50" w:after="50"/>
        <w:ind w:firstLine="720"/>
        <w:rPr>
          <w:rFonts w:eastAsia="黑体"/>
          <w:spacing w:val="40"/>
          <w:sz w:val="28"/>
        </w:rPr>
      </w:pPr>
    </w:p>
    <w:p w14:paraId="19D7D942" w14:textId="77777777" w:rsidR="004A3198" w:rsidRDefault="004A3198">
      <w:pPr>
        <w:tabs>
          <w:tab w:val="left" w:pos="3240"/>
        </w:tabs>
        <w:spacing w:before="50" w:after="50"/>
        <w:ind w:firstLine="720"/>
        <w:rPr>
          <w:rFonts w:eastAsia="黑体"/>
          <w:spacing w:val="40"/>
          <w:sz w:val="28"/>
        </w:rPr>
      </w:pPr>
    </w:p>
    <w:p w14:paraId="08B679A5" w14:textId="6FC0398E" w:rsidR="004A3198" w:rsidRDefault="006225F2">
      <w:pPr>
        <w:spacing w:before="50" w:after="50"/>
        <w:ind w:leftChars="800" w:left="1920" w:firstLineChars="0" w:firstLine="0"/>
        <w:rPr>
          <w:rFonts w:eastAsia="黑体"/>
          <w:spacing w:val="40"/>
          <w:sz w:val="28"/>
        </w:rPr>
      </w:pPr>
      <w:r>
        <w:rPr>
          <w:rFonts w:eastAsia="黑体" w:hint="eastAsia"/>
          <w:spacing w:val="40"/>
          <w:sz w:val="28"/>
        </w:rPr>
        <w:t>团队名称：</w:t>
      </w:r>
      <w:r>
        <w:rPr>
          <w:rFonts w:eastAsia="黑体"/>
          <w:spacing w:val="40"/>
          <w:sz w:val="28"/>
        </w:rPr>
        <w:t xml:space="preserve"> </w:t>
      </w:r>
      <w:r>
        <w:rPr>
          <w:rFonts w:eastAsia="黑体"/>
          <w:spacing w:val="40"/>
          <w:sz w:val="28"/>
          <w:u w:val="single"/>
        </w:rPr>
        <w:t xml:space="preserve">   </w:t>
      </w:r>
      <w:r>
        <w:rPr>
          <w:rFonts w:eastAsia="黑体" w:hint="eastAsia"/>
          <w:spacing w:val="40"/>
          <w:sz w:val="28"/>
          <w:u w:val="single"/>
        </w:rPr>
        <w:t xml:space="preserve"> B </w:t>
      </w:r>
      <w:r>
        <w:rPr>
          <w:rFonts w:eastAsia="黑体" w:hint="eastAsia"/>
          <w:spacing w:val="40"/>
          <w:sz w:val="28"/>
          <w:u w:val="single"/>
        </w:rPr>
        <w:t>组</w:t>
      </w:r>
      <w:r w:rsidRPr="00517BD9">
        <w:rPr>
          <w:noProof/>
          <w:u w:val="single"/>
        </w:rPr>
        <mc:AlternateContent>
          <mc:Choice Requires="wps">
            <w:drawing>
              <wp:anchor distT="0" distB="0" distL="114300" distR="114300" simplePos="0" relativeHeight="251657216" behindDoc="0" locked="0" layoutInCell="0" allowOverlap="1" wp14:anchorId="3720C80F" wp14:editId="7FA7A94F">
                <wp:simplePos x="0" y="0"/>
                <wp:positionH relativeFrom="column">
                  <wp:posOffset>837565</wp:posOffset>
                </wp:positionH>
                <wp:positionV relativeFrom="paragraph">
                  <wp:posOffset>71755</wp:posOffset>
                </wp:positionV>
                <wp:extent cx="457200" cy="0"/>
                <wp:effectExtent l="0" t="0" r="0" b="0"/>
                <wp:wrapNone/>
                <wp:docPr id="32" name="直线连接符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xmlns:wpsCustomData="http://www.wps.cn/officeDocument/2013/wpsCustomData" xmlns:mv="urn:schemas-microsoft-com:mac:vml" xmlns:mo="http://schemas.microsoft.com/office/mac/office/2008/main">
            <w:pict>
              <v:line id="直线连接符 32" o:spid="_x0000_s1026" o:spt="20" style="position:absolute;left:0pt;margin-left:65.95pt;margin-top:5.65pt;height:0pt;width:36pt;z-index:251657216;mso-width-relative:page;mso-height-relative:page;" filled="f" stroked="f" coordsize="21600,21600" o:allowincell="f" o:gfxdata="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DpkPeb1gAAAAkBAAAP&#10;AAAAAAAAAAEAIAAAACIAAABkcnMvZG93bnJldi54bWxQSwECFAAUAAAACACHTuJAUYNmqqgBAAAh&#10;AwAADgAAAAAAAAABACAAAAAlAQAAZHJzL2Uyb0RvYy54bWxQSwUGAAAAAAYABgBZAQAAPwUAAAAA&#10;">
                <v:fill on="f" focussize="0,0"/>
                <v:stroke on="f"/>
                <v:imagedata o:title=""/>
                <o:lock v:ext="edit" aspectratio="f"/>
              </v:line>
            </w:pict>
          </mc:Fallback>
        </mc:AlternateContent>
      </w:r>
      <w:r w:rsidRPr="00517BD9">
        <w:rPr>
          <w:noProof/>
          <w:u w:val="single"/>
        </w:rPr>
        <mc:AlternateContent>
          <mc:Choice Requires="wps">
            <w:drawing>
              <wp:anchor distT="0" distB="0" distL="114300" distR="114300" simplePos="0" relativeHeight="251658240" behindDoc="0" locked="0" layoutInCell="0" allowOverlap="1" wp14:anchorId="5E172EF0" wp14:editId="3A70951D">
                <wp:simplePos x="0" y="0"/>
                <wp:positionH relativeFrom="column">
                  <wp:posOffset>838200</wp:posOffset>
                </wp:positionH>
                <wp:positionV relativeFrom="paragraph">
                  <wp:posOffset>1149985</wp:posOffset>
                </wp:positionV>
                <wp:extent cx="457200" cy="0"/>
                <wp:effectExtent l="0" t="0" r="0" b="0"/>
                <wp:wrapNone/>
                <wp:docPr id="25" name="直线连接符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xmlns:wpsCustomData="http://www.wps.cn/officeDocument/2013/wpsCustomData" xmlns:mv="urn:schemas-microsoft-com:mac:vml" xmlns:mo="http://schemas.microsoft.com/office/mac/office/2008/main">
            <w:pict>
              <v:line id="直线连接符 25" o:spid="_x0000_s1026" o:spt="20" style="position:absolute;left:0pt;margin-left:66pt;margin-top:90.55pt;height:0pt;width:36pt;z-index:251658240;mso-width-relative:page;mso-height-relative:page;" filled="f" stroked="f" coordsize="21600,21600" o:allowincell="f" o:gfxdata="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QZ1mNtYAAAALAQAA&#10;DwAAAAAAAAABACAAAAAiAAAAZHJzL2Rvd25yZXYueG1sUEsBAhQAFAAAAAgAh07iQM/Pr/ipAQAA&#10;IQMAAA4AAAAAAAAAAQAgAAAAJQEAAGRycy9lMm9Eb2MueG1sUEsFBgAAAAAGAAYAWQEAAEAFAAAA&#10;AA==&#10;">
                <v:fill on="f" focussize="0,0"/>
                <v:stroke on="f"/>
                <v:imagedata o:title=""/>
                <o:lock v:ext="edit" aspectratio="f"/>
              </v:line>
            </w:pict>
          </mc:Fallback>
        </mc:AlternateContent>
      </w:r>
      <w:r w:rsidR="00517BD9">
        <w:rPr>
          <w:rFonts w:eastAsia="黑体" w:hint="eastAsia"/>
          <w:spacing w:val="40"/>
          <w:sz w:val="28"/>
          <w:u w:val="single"/>
        </w:rPr>
        <w:t xml:space="preserve">    </w:t>
      </w:r>
    </w:p>
    <w:p w14:paraId="5B65590D" w14:textId="77777777" w:rsidR="004A3198" w:rsidRDefault="006225F2">
      <w:pPr>
        <w:spacing w:before="50" w:after="50"/>
        <w:ind w:leftChars="800" w:left="1920" w:firstLineChars="0" w:firstLine="0"/>
        <w:rPr>
          <w:rFonts w:eastAsia="黑体"/>
          <w:spacing w:val="40"/>
          <w:sz w:val="28"/>
        </w:rPr>
      </w:pPr>
      <w:r>
        <w:rPr>
          <w:rFonts w:eastAsia="黑体" w:hint="eastAsia"/>
          <w:spacing w:val="40"/>
          <w:sz w:val="28"/>
        </w:rPr>
        <w:t>指导教师：</w:t>
      </w:r>
      <w:r>
        <w:rPr>
          <w:rFonts w:eastAsia="黑体"/>
          <w:spacing w:val="40"/>
          <w:sz w:val="28"/>
        </w:rPr>
        <w:t xml:space="preserve"> </w:t>
      </w:r>
      <w:r>
        <w:rPr>
          <w:rFonts w:eastAsia="黑体"/>
          <w:spacing w:val="40"/>
          <w:sz w:val="28"/>
          <w:u w:val="single"/>
        </w:rPr>
        <w:t xml:space="preserve">  </w:t>
      </w:r>
      <w:r>
        <w:rPr>
          <w:rFonts w:eastAsia="黑体" w:hint="eastAsia"/>
          <w:spacing w:val="40"/>
          <w:sz w:val="28"/>
          <w:u w:val="single"/>
        </w:rPr>
        <w:t>刘超</w:t>
      </w:r>
      <w:r>
        <w:rPr>
          <w:rFonts w:eastAsia="黑体" w:hint="eastAsia"/>
          <w:spacing w:val="40"/>
          <w:sz w:val="28"/>
          <w:u w:val="single"/>
        </w:rPr>
        <w:t xml:space="preserve"> </w:t>
      </w:r>
      <w:r>
        <w:rPr>
          <w:rFonts w:eastAsia="黑体" w:hint="eastAsia"/>
          <w:spacing w:val="40"/>
          <w:sz w:val="28"/>
          <w:u w:val="single"/>
        </w:rPr>
        <w:t>任健</w:t>
      </w:r>
      <w:r>
        <w:rPr>
          <w:rFonts w:eastAsia="黑体" w:hint="eastAsia"/>
          <w:spacing w:val="40"/>
          <w:sz w:val="28"/>
          <w:u w:val="single"/>
        </w:rPr>
        <w:t xml:space="preserve"> </w:t>
      </w:r>
      <w:r>
        <w:rPr>
          <w:rFonts w:eastAsia="黑体"/>
          <w:spacing w:val="40"/>
          <w:sz w:val="28"/>
          <w:u w:val="single"/>
        </w:rPr>
        <w:t xml:space="preserve"> </w:t>
      </w:r>
    </w:p>
    <w:p w14:paraId="5A1624B5" w14:textId="77777777" w:rsidR="004A3198" w:rsidRDefault="006225F2">
      <w:pPr>
        <w:spacing w:before="50" w:after="50"/>
        <w:ind w:leftChars="800" w:left="1920" w:firstLineChars="0" w:firstLine="0"/>
        <w:rPr>
          <w:rFonts w:eastAsia="黑体"/>
          <w:spacing w:val="40"/>
          <w:sz w:val="28"/>
          <w:u w:val="single"/>
        </w:rPr>
      </w:pPr>
      <w:r>
        <w:rPr>
          <w:rFonts w:eastAsia="黑体" w:hint="eastAsia"/>
          <w:spacing w:val="40"/>
          <w:sz w:val="28"/>
        </w:rPr>
        <w:t>培养学院：</w:t>
      </w:r>
      <w:r>
        <w:rPr>
          <w:rFonts w:eastAsia="黑体"/>
          <w:spacing w:val="40"/>
          <w:sz w:val="28"/>
        </w:rPr>
        <w:t xml:space="preserve"> </w:t>
      </w:r>
      <w:r>
        <w:rPr>
          <w:rFonts w:eastAsia="黑体"/>
          <w:spacing w:val="40"/>
          <w:sz w:val="28"/>
          <w:u w:val="single"/>
        </w:rPr>
        <w:t xml:space="preserve">  </w:t>
      </w:r>
      <w:r>
        <w:rPr>
          <w:rFonts w:eastAsia="黑体" w:hint="eastAsia"/>
          <w:spacing w:val="40"/>
          <w:sz w:val="28"/>
          <w:u w:val="single"/>
        </w:rPr>
        <w:t>计算机学院</w:t>
      </w:r>
      <w:r>
        <w:rPr>
          <w:rFonts w:eastAsia="黑体" w:hint="eastAsia"/>
          <w:spacing w:val="40"/>
          <w:sz w:val="28"/>
          <w:u w:val="single"/>
        </w:rPr>
        <w:t xml:space="preserve"> </w:t>
      </w:r>
      <w:r>
        <w:rPr>
          <w:rFonts w:eastAsia="黑体"/>
          <w:spacing w:val="40"/>
          <w:sz w:val="28"/>
          <w:u w:val="single"/>
        </w:rPr>
        <w:t xml:space="preserve"> </w:t>
      </w:r>
    </w:p>
    <w:p w14:paraId="1E8B1D8E" w14:textId="77777777" w:rsidR="004A3198" w:rsidRDefault="006225F2">
      <w:pPr>
        <w:ind w:firstLine="480"/>
        <w:rPr>
          <w:rFonts w:cstheme="majorBidi"/>
          <w:b/>
          <w:bCs/>
          <w:szCs w:val="32"/>
        </w:rPr>
      </w:pPr>
      <w:r>
        <w:br w:type="page"/>
      </w:r>
    </w:p>
    <w:p w14:paraId="59F99658" w14:textId="77777777" w:rsidR="004A3198" w:rsidRDefault="006225F2">
      <w:pPr>
        <w:pStyle w:val="a8"/>
        <w:ind w:firstLineChars="0" w:firstLine="0"/>
        <w:rPr>
          <w:sz w:val="24"/>
        </w:rPr>
      </w:pPr>
      <w:bookmarkStart w:id="0" w:name="_Toc479940683"/>
      <w:bookmarkStart w:id="1" w:name="_Toc480753577"/>
      <w:r>
        <w:rPr>
          <w:rFonts w:hint="eastAsia"/>
          <w:sz w:val="24"/>
        </w:rPr>
        <w:lastRenderedPageBreak/>
        <w:t>版本变更历史</w:t>
      </w:r>
      <w:bookmarkEnd w:id="0"/>
      <w:bookmarkEnd w:id="1"/>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
        <w:gridCol w:w="1790"/>
        <w:gridCol w:w="1172"/>
        <w:gridCol w:w="3261"/>
        <w:gridCol w:w="1077"/>
      </w:tblGrid>
      <w:tr w:rsidR="004A3198" w14:paraId="5C95137F" w14:textId="77777777">
        <w:trPr>
          <w:trHeight w:val="340"/>
        </w:trPr>
        <w:tc>
          <w:tcPr>
            <w:tcW w:w="996" w:type="dxa"/>
            <w:vAlign w:val="center"/>
          </w:tcPr>
          <w:p w14:paraId="57098BEE" w14:textId="77777777" w:rsidR="004A3198" w:rsidRDefault="006225F2">
            <w:pPr>
              <w:pStyle w:val="15"/>
              <w:ind w:firstLineChars="0" w:firstLine="0"/>
              <w:jc w:val="center"/>
              <w:rPr>
                <w:color w:val="000000" w:themeColor="text1"/>
              </w:rPr>
            </w:pPr>
            <w:r>
              <w:rPr>
                <w:color w:val="000000" w:themeColor="text1"/>
              </w:rPr>
              <w:t>版本</w:t>
            </w:r>
          </w:p>
        </w:tc>
        <w:tc>
          <w:tcPr>
            <w:tcW w:w="1790" w:type="dxa"/>
            <w:vAlign w:val="center"/>
          </w:tcPr>
          <w:p w14:paraId="2449FAC3" w14:textId="77777777" w:rsidR="004A3198" w:rsidRDefault="006225F2">
            <w:pPr>
              <w:pStyle w:val="15"/>
              <w:ind w:firstLineChars="0" w:firstLine="0"/>
              <w:jc w:val="center"/>
              <w:rPr>
                <w:color w:val="000000" w:themeColor="text1"/>
              </w:rPr>
            </w:pPr>
            <w:r>
              <w:rPr>
                <w:color w:val="000000" w:themeColor="text1"/>
              </w:rPr>
              <w:t>变更时间</w:t>
            </w:r>
          </w:p>
        </w:tc>
        <w:tc>
          <w:tcPr>
            <w:tcW w:w="1172" w:type="dxa"/>
            <w:vAlign w:val="center"/>
          </w:tcPr>
          <w:p w14:paraId="4525C163" w14:textId="77777777" w:rsidR="004A3198" w:rsidRDefault="006225F2">
            <w:pPr>
              <w:pStyle w:val="15"/>
              <w:ind w:firstLineChars="0" w:firstLine="0"/>
              <w:jc w:val="center"/>
              <w:rPr>
                <w:color w:val="000000" w:themeColor="text1"/>
              </w:rPr>
            </w:pPr>
            <w:r>
              <w:rPr>
                <w:color w:val="000000" w:themeColor="text1"/>
              </w:rPr>
              <w:t>修改人</w:t>
            </w:r>
          </w:p>
        </w:tc>
        <w:tc>
          <w:tcPr>
            <w:tcW w:w="3261" w:type="dxa"/>
            <w:vAlign w:val="center"/>
          </w:tcPr>
          <w:p w14:paraId="5478D5CB" w14:textId="77777777" w:rsidR="004A3198" w:rsidRDefault="006225F2">
            <w:pPr>
              <w:pStyle w:val="15"/>
              <w:ind w:firstLineChars="0" w:firstLine="0"/>
              <w:jc w:val="center"/>
              <w:rPr>
                <w:color w:val="000000" w:themeColor="text1"/>
              </w:rPr>
            </w:pPr>
            <w:r>
              <w:rPr>
                <w:color w:val="000000" w:themeColor="text1"/>
              </w:rPr>
              <w:t>审核人</w:t>
            </w:r>
          </w:p>
        </w:tc>
        <w:tc>
          <w:tcPr>
            <w:tcW w:w="1077" w:type="dxa"/>
            <w:vAlign w:val="center"/>
          </w:tcPr>
          <w:p w14:paraId="3AAEBCFD" w14:textId="77777777" w:rsidR="004A3198" w:rsidRDefault="006225F2">
            <w:pPr>
              <w:pStyle w:val="15"/>
              <w:ind w:firstLineChars="0" w:firstLine="0"/>
              <w:jc w:val="center"/>
              <w:rPr>
                <w:color w:val="000000" w:themeColor="text1"/>
              </w:rPr>
            </w:pPr>
            <w:r>
              <w:rPr>
                <w:color w:val="000000" w:themeColor="text1"/>
              </w:rPr>
              <w:t>备注</w:t>
            </w:r>
          </w:p>
        </w:tc>
      </w:tr>
      <w:tr w:rsidR="004A3198" w14:paraId="0BFB19B9" w14:textId="77777777">
        <w:trPr>
          <w:trHeight w:val="510"/>
        </w:trPr>
        <w:tc>
          <w:tcPr>
            <w:tcW w:w="996" w:type="dxa"/>
            <w:vAlign w:val="center"/>
          </w:tcPr>
          <w:p w14:paraId="5E19C3F4" w14:textId="77777777" w:rsidR="004A3198" w:rsidRDefault="006225F2">
            <w:pPr>
              <w:pStyle w:val="15"/>
              <w:ind w:firstLineChars="0" w:firstLine="0"/>
              <w:jc w:val="center"/>
              <w:rPr>
                <w:color w:val="000000" w:themeColor="text1"/>
              </w:rPr>
            </w:pPr>
            <w:r>
              <w:rPr>
                <w:color w:val="000000" w:themeColor="text1"/>
              </w:rPr>
              <w:t>1.0</w:t>
            </w:r>
          </w:p>
        </w:tc>
        <w:tc>
          <w:tcPr>
            <w:tcW w:w="1790" w:type="dxa"/>
            <w:vAlign w:val="center"/>
          </w:tcPr>
          <w:p w14:paraId="1D7F5929" w14:textId="77777777" w:rsidR="004A3198" w:rsidRDefault="006225F2">
            <w:pPr>
              <w:pStyle w:val="15"/>
              <w:ind w:firstLineChars="0" w:firstLine="0"/>
              <w:jc w:val="center"/>
              <w:rPr>
                <w:color w:val="000000" w:themeColor="text1"/>
              </w:rPr>
            </w:pPr>
            <w:r>
              <w:rPr>
                <w:color w:val="000000" w:themeColor="text1"/>
              </w:rPr>
              <w:t>2017/03/2</w:t>
            </w:r>
            <w:r>
              <w:rPr>
                <w:rFonts w:hint="eastAsia"/>
                <w:color w:val="000000" w:themeColor="text1"/>
              </w:rPr>
              <w:t>4</w:t>
            </w:r>
          </w:p>
        </w:tc>
        <w:tc>
          <w:tcPr>
            <w:tcW w:w="1172" w:type="dxa"/>
            <w:vAlign w:val="center"/>
          </w:tcPr>
          <w:p w14:paraId="398C347D" w14:textId="77777777" w:rsidR="004A3198" w:rsidRDefault="006225F2">
            <w:pPr>
              <w:pStyle w:val="15"/>
              <w:ind w:firstLineChars="0" w:firstLine="0"/>
              <w:jc w:val="center"/>
              <w:rPr>
                <w:color w:val="000000" w:themeColor="text1"/>
              </w:rPr>
            </w:pPr>
            <w:r>
              <w:rPr>
                <w:rFonts w:hint="eastAsia"/>
                <w:color w:val="000000" w:themeColor="text1"/>
              </w:rPr>
              <w:t>胡明昊</w:t>
            </w:r>
          </w:p>
        </w:tc>
        <w:tc>
          <w:tcPr>
            <w:tcW w:w="3261" w:type="dxa"/>
            <w:vAlign w:val="center"/>
          </w:tcPr>
          <w:p w14:paraId="52C67AE6" w14:textId="77777777" w:rsidR="004A3198" w:rsidRDefault="006225F2">
            <w:pPr>
              <w:pStyle w:val="15"/>
              <w:ind w:firstLineChars="0" w:firstLine="0"/>
              <w:jc w:val="center"/>
              <w:rPr>
                <w:color w:val="000000" w:themeColor="text1"/>
              </w:rPr>
            </w:pPr>
            <w:r>
              <w:rPr>
                <w:rFonts w:hint="eastAsia"/>
                <w:color w:val="000000" w:themeColor="text1"/>
              </w:rPr>
              <w:t>汪晓燕，穆鹏飞，刘晔</w:t>
            </w:r>
          </w:p>
        </w:tc>
        <w:tc>
          <w:tcPr>
            <w:tcW w:w="1077" w:type="dxa"/>
            <w:vAlign w:val="center"/>
          </w:tcPr>
          <w:p w14:paraId="23659B14" w14:textId="77777777" w:rsidR="004A3198" w:rsidRDefault="006225F2">
            <w:pPr>
              <w:pStyle w:val="15"/>
              <w:ind w:firstLineChars="0" w:firstLine="0"/>
              <w:jc w:val="center"/>
              <w:rPr>
                <w:color w:val="000000" w:themeColor="text1"/>
              </w:rPr>
            </w:pPr>
            <w:r>
              <w:rPr>
                <w:color w:val="000000" w:themeColor="text1"/>
              </w:rPr>
              <w:t>初稿</w:t>
            </w:r>
          </w:p>
        </w:tc>
      </w:tr>
      <w:tr w:rsidR="004A3198" w14:paraId="7266C539" w14:textId="77777777">
        <w:trPr>
          <w:trHeight w:val="510"/>
        </w:trPr>
        <w:tc>
          <w:tcPr>
            <w:tcW w:w="996" w:type="dxa"/>
            <w:vAlign w:val="center"/>
          </w:tcPr>
          <w:p w14:paraId="3B167E50" w14:textId="77777777" w:rsidR="004A3198" w:rsidRDefault="006225F2">
            <w:pPr>
              <w:pStyle w:val="15"/>
              <w:ind w:firstLineChars="0" w:firstLine="0"/>
              <w:jc w:val="center"/>
              <w:rPr>
                <w:color w:val="000000" w:themeColor="text1"/>
              </w:rPr>
            </w:pPr>
            <w:r>
              <w:rPr>
                <w:rFonts w:hint="eastAsia"/>
                <w:color w:val="000000" w:themeColor="text1"/>
              </w:rPr>
              <w:t>1.1</w:t>
            </w:r>
          </w:p>
        </w:tc>
        <w:tc>
          <w:tcPr>
            <w:tcW w:w="1790" w:type="dxa"/>
            <w:vAlign w:val="center"/>
          </w:tcPr>
          <w:p w14:paraId="68F88E10" w14:textId="77777777" w:rsidR="004A3198" w:rsidRDefault="006225F2">
            <w:pPr>
              <w:pStyle w:val="15"/>
              <w:ind w:firstLineChars="0" w:firstLine="0"/>
              <w:jc w:val="center"/>
              <w:rPr>
                <w:color w:val="000000" w:themeColor="text1"/>
              </w:rPr>
            </w:pPr>
            <w:r>
              <w:rPr>
                <w:color w:val="000000" w:themeColor="text1"/>
              </w:rPr>
              <w:t>2017/0</w:t>
            </w:r>
            <w:r>
              <w:rPr>
                <w:rFonts w:hint="eastAsia"/>
                <w:color w:val="000000" w:themeColor="text1"/>
              </w:rPr>
              <w:t>4</w:t>
            </w:r>
            <w:r>
              <w:rPr>
                <w:color w:val="000000" w:themeColor="text1"/>
              </w:rPr>
              <w:t>/</w:t>
            </w:r>
            <w:r>
              <w:rPr>
                <w:rFonts w:hint="eastAsia"/>
                <w:color w:val="000000" w:themeColor="text1"/>
              </w:rPr>
              <w:t>01</w:t>
            </w:r>
          </w:p>
        </w:tc>
        <w:tc>
          <w:tcPr>
            <w:tcW w:w="1172" w:type="dxa"/>
            <w:vAlign w:val="center"/>
          </w:tcPr>
          <w:p w14:paraId="226EF533" w14:textId="77777777" w:rsidR="004A3198" w:rsidRDefault="006225F2">
            <w:pPr>
              <w:pStyle w:val="15"/>
              <w:ind w:firstLineChars="0" w:firstLine="0"/>
              <w:jc w:val="center"/>
              <w:rPr>
                <w:color w:val="000000" w:themeColor="text1"/>
              </w:rPr>
            </w:pPr>
            <w:r>
              <w:rPr>
                <w:rFonts w:hint="eastAsia"/>
                <w:color w:val="000000" w:themeColor="text1"/>
              </w:rPr>
              <w:t>汪晓燕</w:t>
            </w:r>
          </w:p>
        </w:tc>
        <w:tc>
          <w:tcPr>
            <w:tcW w:w="3261" w:type="dxa"/>
            <w:vAlign w:val="center"/>
          </w:tcPr>
          <w:p w14:paraId="15C162E6" w14:textId="77777777" w:rsidR="004A3198" w:rsidRDefault="006225F2">
            <w:pPr>
              <w:pStyle w:val="15"/>
              <w:ind w:firstLineChars="0" w:firstLine="0"/>
              <w:jc w:val="center"/>
              <w:rPr>
                <w:color w:val="000000" w:themeColor="text1"/>
              </w:rPr>
            </w:pPr>
            <w:r>
              <w:rPr>
                <w:rFonts w:hint="eastAsia"/>
                <w:color w:val="000000" w:themeColor="text1"/>
              </w:rPr>
              <w:t>胡明昊，穆鹏飞，刘晔</w:t>
            </w:r>
          </w:p>
        </w:tc>
        <w:tc>
          <w:tcPr>
            <w:tcW w:w="1077" w:type="dxa"/>
            <w:vAlign w:val="center"/>
          </w:tcPr>
          <w:p w14:paraId="36FBBBF7" w14:textId="77777777" w:rsidR="004A3198" w:rsidRDefault="006225F2">
            <w:pPr>
              <w:pStyle w:val="15"/>
              <w:ind w:firstLineChars="0" w:firstLine="0"/>
              <w:jc w:val="center"/>
              <w:rPr>
                <w:color w:val="000000" w:themeColor="text1"/>
              </w:rPr>
            </w:pPr>
            <w:r>
              <w:rPr>
                <w:rFonts w:hint="eastAsia"/>
                <w:color w:val="000000" w:themeColor="text1"/>
              </w:rPr>
              <w:t>二稿</w:t>
            </w:r>
          </w:p>
        </w:tc>
      </w:tr>
      <w:tr w:rsidR="004A3198" w14:paraId="63486391" w14:textId="77777777">
        <w:trPr>
          <w:trHeight w:val="510"/>
        </w:trPr>
        <w:tc>
          <w:tcPr>
            <w:tcW w:w="996" w:type="dxa"/>
            <w:vAlign w:val="center"/>
          </w:tcPr>
          <w:p w14:paraId="6BA91B62" w14:textId="77777777" w:rsidR="004A3198" w:rsidRDefault="006225F2">
            <w:pPr>
              <w:pStyle w:val="15"/>
              <w:ind w:firstLineChars="0" w:firstLine="0"/>
              <w:jc w:val="center"/>
              <w:rPr>
                <w:color w:val="000000" w:themeColor="text1"/>
                <w:szCs w:val="24"/>
              </w:rPr>
            </w:pPr>
            <w:r>
              <w:rPr>
                <w:rFonts w:hint="eastAsia"/>
                <w:color w:val="000000" w:themeColor="text1"/>
                <w:szCs w:val="24"/>
              </w:rPr>
              <w:t>1.2</w:t>
            </w:r>
          </w:p>
        </w:tc>
        <w:tc>
          <w:tcPr>
            <w:tcW w:w="1790" w:type="dxa"/>
            <w:vAlign w:val="center"/>
          </w:tcPr>
          <w:p w14:paraId="518C6C39" w14:textId="77777777" w:rsidR="004A3198" w:rsidRDefault="006225F2">
            <w:pPr>
              <w:pStyle w:val="15"/>
              <w:ind w:firstLineChars="0" w:firstLine="0"/>
              <w:jc w:val="center"/>
              <w:rPr>
                <w:color w:val="000000" w:themeColor="text1"/>
                <w:szCs w:val="24"/>
              </w:rPr>
            </w:pPr>
            <w:r>
              <w:rPr>
                <w:rFonts w:hint="eastAsia"/>
                <w:color w:val="000000" w:themeColor="text1"/>
                <w:szCs w:val="24"/>
              </w:rPr>
              <w:t>2017/04/05</w:t>
            </w:r>
          </w:p>
        </w:tc>
        <w:tc>
          <w:tcPr>
            <w:tcW w:w="1172" w:type="dxa"/>
            <w:vAlign w:val="center"/>
          </w:tcPr>
          <w:p w14:paraId="132096A9" w14:textId="77777777" w:rsidR="004A3198" w:rsidRDefault="006225F2">
            <w:pPr>
              <w:pStyle w:val="15"/>
              <w:ind w:firstLineChars="0" w:firstLine="0"/>
              <w:jc w:val="center"/>
              <w:rPr>
                <w:color w:val="000000" w:themeColor="text1"/>
                <w:szCs w:val="24"/>
              </w:rPr>
            </w:pPr>
            <w:r>
              <w:rPr>
                <w:rFonts w:hint="eastAsia"/>
                <w:color w:val="000000" w:themeColor="text1"/>
              </w:rPr>
              <w:t>汪晓燕</w:t>
            </w:r>
          </w:p>
        </w:tc>
        <w:tc>
          <w:tcPr>
            <w:tcW w:w="3261" w:type="dxa"/>
            <w:vAlign w:val="center"/>
          </w:tcPr>
          <w:p w14:paraId="64407D9A" w14:textId="77777777" w:rsidR="004A3198" w:rsidRDefault="006225F2">
            <w:pPr>
              <w:pStyle w:val="15"/>
              <w:ind w:firstLineChars="0" w:firstLine="0"/>
              <w:jc w:val="center"/>
              <w:rPr>
                <w:color w:val="000000" w:themeColor="text1"/>
                <w:szCs w:val="24"/>
              </w:rPr>
            </w:pPr>
            <w:r>
              <w:rPr>
                <w:rFonts w:hint="eastAsia"/>
                <w:color w:val="000000" w:themeColor="text1"/>
              </w:rPr>
              <w:t>胡明昊，穆鹏飞，刘晔</w:t>
            </w:r>
          </w:p>
        </w:tc>
        <w:tc>
          <w:tcPr>
            <w:tcW w:w="1077" w:type="dxa"/>
            <w:vAlign w:val="center"/>
          </w:tcPr>
          <w:p w14:paraId="191F5D3B" w14:textId="77777777" w:rsidR="004A3198" w:rsidRDefault="006225F2">
            <w:pPr>
              <w:pStyle w:val="15"/>
              <w:ind w:firstLineChars="0" w:firstLine="0"/>
              <w:jc w:val="center"/>
              <w:rPr>
                <w:color w:val="000000" w:themeColor="text1"/>
                <w:szCs w:val="24"/>
              </w:rPr>
            </w:pPr>
            <w:r>
              <w:rPr>
                <w:rFonts w:hint="eastAsia"/>
                <w:color w:val="000000" w:themeColor="text1"/>
                <w:szCs w:val="24"/>
              </w:rPr>
              <w:t>三稿</w:t>
            </w:r>
          </w:p>
        </w:tc>
      </w:tr>
      <w:tr w:rsidR="004A3198" w14:paraId="68A70AC2" w14:textId="77777777">
        <w:trPr>
          <w:trHeight w:val="510"/>
        </w:trPr>
        <w:tc>
          <w:tcPr>
            <w:tcW w:w="996" w:type="dxa"/>
            <w:vAlign w:val="center"/>
          </w:tcPr>
          <w:p w14:paraId="6B20A849" w14:textId="77777777" w:rsidR="004A3198" w:rsidRDefault="006225F2">
            <w:pPr>
              <w:pStyle w:val="15"/>
              <w:ind w:firstLineChars="0" w:firstLine="0"/>
              <w:jc w:val="center"/>
              <w:rPr>
                <w:color w:val="000000" w:themeColor="text1"/>
                <w:szCs w:val="24"/>
              </w:rPr>
            </w:pPr>
            <w:r>
              <w:rPr>
                <w:rFonts w:hint="eastAsia"/>
                <w:color w:val="000000" w:themeColor="text1"/>
                <w:szCs w:val="24"/>
              </w:rPr>
              <w:t>1.3</w:t>
            </w:r>
          </w:p>
        </w:tc>
        <w:tc>
          <w:tcPr>
            <w:tcW w:w="1790" w:type="dxa"/>
            <w:vAlign w:val="center"/>
          </w:tcPr>
          <w:p w14:paraId="5EE4E6F6" w14:textId="77777777" w:rsidR="004A3198" w:rsidRDefault="006225F2">
            <w:pPr>
              <w:pStyle w:val="15"/>
              <w:ind w:firstLineChars="0" w:firstLine="0"/>
              <w:jc w:val="center"/>
              <w:rPr>
                <w:color w:val="000000" w:themeColor="text1"/>
                <w:szCs w:val="24"/>
              </w:rPr>
            </w:pPr>
            <w:r>
              <w:rPr>
                <w:rFonts w:hint="eastAsia"/>
                <w:color w:val="000000" w:themeColor="text1"/>
                <w:szCs w:val="24"/>
              </w:rPr>
              <w:t>2017/04/05</w:t>
            </w:r>
          </w:p>
        </w:tc>
        <w:tc>
          <w:tcPr>
            <w:tcW w:w="1172" w:type="dxa"/>
            <w:vAlign w:val="center"/>
          </w:tcPr>
          <w:p w14:paraId="0E7D61AF" w14:textId="77777777" w:rsidR="004A3198" w:rsidRDefault="006225F2">
            <w:pPr>
              <w:pStyle w:val="15"/>
              <w:ind w:firstLineChars="0" w:firstLine="0"/>
              <w:jc w:val="center"/>
              <w:rPr>
                <w:color w:val="000000" w:themeColor="text1"/>
                <w:szCs w:val="24"/>
              </w:rPr>
            </w:pPr>
            <w:r>
              <w:rPr>
                <w:rFonts w:hint="eastAsia"/>
                <w:color w:val="000000" w:themeColor="text1"/>
                <w:szCs w:val="24"/>
              </w:rPr>
              <w:t>穆鹏飞</w:t>
            </w:r>
          </w:p>
        </w:tc>
        <w:tc>
          <w:tcPr>
            <w:tcW w:w="3261" w:type="dxa"/>
            <w:vAlign w:val="center"/>
          </w:tcPr>
          <w:p w14:paraId="7B1922C7" w14:textId="77777777" w:rsidR="004A3198" w:rsidRDefault="006225F2">
            <w:pPr>
              <w:pStyle w:val="15"/>
              <w:ind w:firstLineChars="0" w:firstLine="0"/>
              <w:jc w:val="center"/>
              <w:rPr>
                <w:color w:val="000000" w:themeColor="text1"/>
                <w:szCs w:val="24"/>
              </w:rPr>
            </w:pPr>
            <w:r>
              <w:rPr>
                <w:rFonts w:hint="eastAsia"/>
                <w:color w:val="000000" w:themeColor="text1"/>
              </w:rPr>
              <w:t>胡明昊，穆鹏飞，刘晔</w:t>
            </w:r>
          </w:p>
        </w:tc>
        <w:tc>
          <w:tcPr>
            <w:tcW w:w="1077" w:type="dxa"/>
            <w:vAlign w:val="center"/>
          </w:tcPr>
          <w:p w14:paraId="0E5832F1" w14:textId="77777777" w:rsidR="004A3198" w:rsidRDefault="006225F2">
            <w:pPr>
              <w:pStyle w:val="15"/>
              <w:ind w:firstLineChars="0" w:firstLine="0"/>
              <w:jc w:val="center"/>
              <w:rPr>
                <w:color w:val="000000" w:themeColor="text1"/>
                <w:szCs w:val="24"/>
              </w:rPr>
            </w:pPr>
            <w:r>
              <w:rPr>
                <w:rFonts w:hint="eastAsia"/>
                <w:color w:val="000000" w:themeColor="text1"/>
                <w:szCs w:val="24"/>
              </w:rPr>
              <w:t>四稿</w:t>
            </w:r>
          </w:p>
        </w:tc>
      </w:tr>
      <w:tr w:rsidR="004A3198" w14:paraId="090C2C92" w14:textId="77777777">
        <w:trPr>
          <w:trHeight w:val="510"/>
        </w:trPr>
        <w:tc>
          <w:tcPr>
            <w:tcW w:w="996" w:type="dxa"/>
            <w:vAlign w:val="center"/>
          </w:tcPr>
          <w:p w14:paraId="6B54B20E" w14:textId="77777777" w:rsidR="004A3198" w:rsidRDefault="006225F2">
            <w:pPr>
              <w:pStyle w:val="15"/>
              <w:ind w:firstLineChars="0" w:firstLine="0"/>
              <w:jc w:val="center"/>
              <w:rPr>
                <w:color w:val="000000" w:themeColor="text1"/>
                <w:szCs w:val="24"/>
              </w:rPr>
            </w:pPr>
            <w:r>
              <w:rPr>
                <w:rFonts w:hint="eastAsia"/>
                <w:color w:val="000000" w:themeColor="text1"/>
                <w:szCs w:val="24"/>
              </w:rPr>
              <w:t>1.4</w:t>
            </w:r>
          </w:p>
        </w:tc>
        <w:tc>
          <w:tcPr>
            <w:tcW w:w="1790" w:type="dxa"/>
            <w:vAlign w:val="center"/>
          </w:tcPr>
          <w:p w14:paraId="2B3FAD69" w14:textId="77777777" w:rsidR="004A3198" w:rsidRDefault="006225F2">
            <w:pPr>
              <w:pStyle w:val="15"/>
              <w:ind w:firstLineChars="0" w:firstLine="0"/>
              <w:jc w:val="center"/>
              <w:rPr>
                <w:color w:val="000000" w:themeColor="text1"/>
                <w:szCs w:val="24"/>
              </w:rPr>
            </w:pPr>
            <w:r>
              <w:rPr>
                <w:rFonts w:hint="eastAsia"/>
                <w:color w:val="000000" w:themeColor="text1"/>
                <w:szCs w:val="24"/>
              </w:rPr>
              <w:t>2017/04/12</w:t>
            </w:r>
          </w:p>
        </w:tc>
        <w:tc>
          <w:tcPr>
            <w:tcW w:w="1172" w:type="dxa"/>
            <w:vAlign w:val="center"/>
          </w:tcPr>
          <w:p w14:paraId="44EC6565" w14:textId="77777777" w:rsidR="004A3198" w:rsidRDefault="006225F2">
            <w:pPr>
              <w:pStyle w:val="15"/>
              <w:ind w:firstLineChars="0" w:firstLine="0"/>
              <w:jc w:val="center"/>
              <w:rPr>
                <w:color w:val="000000" w:themeColor="text1"/>
                <w:szCs w:val="24"/>
              </w:rPr>
            </w:pPr>
            <w:r>
              <w:rPr>
                <w:rFonts w:hint="eastAsia"/>
                <w:color w:val="000000" w:themeColor="text1"/>
                <w:szCs w:val="24"/>
              </w:rPr>
              <w:t>穆鹏飞</w:t>
            </w:r>
          </w:p>
        </w:tc>
        <w:tc>
          <w:tcPr>
            <w:tcW w:w="3261" w:type="dxa"/>
            <w:vAlign w:val="center"/>
          </w:tcPr>
          <w:p w14:paraId="3BFA9BC6" w14:textId="77777777" w:rsidR="004A3198" w:rsidRDefault="006225F2">
            <w:pPr>
              <w:pStyle w:val="15"/>
              <w:ind w:firstLineChars="0" w:firstLine="0"/>
              <w:jc w:val="center"/>
              <w:rPr>
                <w:color w:val="000000" w:themeColor="text1"/>
              </w:rPr>
            </w:pPr>
            <w:r>
              <w:rPr>
                <w:rFonts w:hint="eastAsia"/>
                <w:color w:val="000000" w:themeColor="text1"/>
              </w:rPr>
              <w:t>胡明昊，汪晓燕，刘晔</w:t>
            </w:r>
          </w:p>
        </w:tc>
        <w:tc>
          <w:tcPr>
            <w:tcW w:w="1077" w:type="dxa"/>
            <w:vAlign w:val="center"/>
          </w:tcPr>
          <w:p w14:paraId="1836CABB" w14:textId="77777777" w:rsidR="004A3198" w:rsidRDefault="006225F2">
            <w:pPr>
              <w:pStyle w:val="15"/>
              <w:ind w:firstLineChars="0" w:firstLine="0"/>
              <w:jc w:val="center"/>
              <w:rPr>
                <w:color w:val="000000" w:themeColor="text1"/>
                <w:szCs w:val="24"/>
              </w:rPr>
            </w:pPr>
            <w:proofErr w:type="gramStart"/>
            <w:r>
              <w:rPr>
                <w:rFonts w:hint="eastAsia"/>
                <w:color w:val="000000" w:themeColor="text1"/>
                <w:szCs w:val="24"/>
              </w:rPr>
              <w:t>五稿</w:t>
            </w:r>
            <w:proofErr w:type="gramEnd"/>
          </w:p>
        </w:tc>
      </w:tr>
      <w:tr w:rsidR="00574E69" w14:paraId="6763E8DE" w14:textId="77777777">
        <w:trPr>
          <w:trHeight w:val="510"/>
        </w:trPr>
        <w:tc>
          <w:tcPr>
            <w:tcW w:w="996" w:type="dxa"/>
            <w:vMerge w:val="restart"/>
            <w:vAlign w:val="center"/>
          </w:tcPr>
          <w:p w14:paraId="33169F34" w14:textId="77777777" w:rsidR="00574E69" w:rsidRDefault="00574E69" w:rsidP="0079251D">
            <w:pPr>
              <w:pStyle w:val="15"/>
              <w:ind w:firstLineChars="0" w:firstLine="0"/>
              <w:jc w:val="center"/>
              <w:rPr>
                <w:color w:val="000000" w:themeColor="text1"/>
                <w:szCs w:val="24"/>
              </w:rPr>
            </w:pPr>
            <w:r>
              <w:rPr>
                <w:rFonts w:hint="eastAsia"/>
                <w:color w:val="000000" w:themeColor="text1"/>
                <w:szCs w:val="24"/>
              </w:rPr>
              <w:t>1.5</w:t>
            </w:r>
          </w:p>
        </w:tc>
        <w:tc>
          <w:tcPr>
            <w:tcW w:w="1790" w:type="dxa"/>
            <w:vAlign w:val="center"/>
          </w:tcPr>
          <w:p w14:paraId="05E65048" w14:textId="77777777" w:rsidR="00574E69" w:rsidRDefault="00574E69">
            <w:pPr>
              <w:pStyle w:val="15"/>
              <w:ind w:firstLineChars="0" w:firstLine="0"/>
              <w:jc w:val="center"/>
              <w:rPr>
                <w:color w:val="000000" w:themeColor="text1"/>
                <w:szCs w:val="24"/>
              </w:rPr>
            </w:pPr>
            <w:r>
              <w:rPr>
                <w:rFonts w:hint="eastAsia"/>
                <w:color w:val="000000" w:themeColor="text1"/>
                <w:szCs w:val="24"/>
              </w:rPr>
              <w:t>2017/04/23</w:t>
            </w:r>
          </w:p>
        </w:tc>
        <w:tc>
          <w:tcPr>
            <w:tcW w:w="1172" w:type="dxa"/>
            <w:vAlign w:val="center"/>
          </w:tcPr>
          <w:p w14:paraId="6FA28B15" w14:textId="77777777" w:rsidR="00574E69" w:rsidRDefault="00574E69">
            <w:pPr>
              <w:pStyle w:val="15"/>
              <w:ind w:firstLineChars="0" w:firstLine="0"/>
              <w:jc w:val="center"/>
              <w:rPr>
                <w:color w:val="000000" w:themeColor="text1"/>
                <w:szCs w:val="24"/>
              </w:rPr>
            </w:pPr>
            <w:r>
              <w:rPr>
                <w:rFonts w:hint="eastAsia"/>
                <w:color w:val="000000" w:themeColor="text1"/>
                <w:szCs w:val="24"/>
              </w:rPr>
              <w:t>刘晔</w:t>
            </w:r>
          </w:p>
        </w:tc>
        <w:tc>
          <w:tcPr>
            <w:tcW w:w="3261" w:type="dxa"/>
            <w:vAlign w:val="center"/>
          </w:tcPr>
          <w:p w14:paraId="49BE95EC" w14:textId="77777777" w:rsidR="00574E69" w:rsidRDefault="00574E69">
            <w:pPr>
              <w:pStyle w:val="15"/>
              <w:ind w:firstLineChars="0" w:firstLine="0"/>
              <w:jc w:val="center"/>
              <w:rPr>
                <w:color w:val="000000" w:themeColor="text1"/>
              </w:rPr>
            </w:pPr>
            <w:r>
              <w:rPr>
                <w:rFonts w:hint="eastAsia"/>
                <w:color w:val="000000" w:themeColor="text1"/>
              </w:rPr>
              <w:t>胡明昊，汪晓燕，穆鹏飞</w:t>
            </w:r>
          </w:p>
        </w:tc>
        <w:tc>
          <w:tcPr>
            <w:tcW w:w="1077" w:type="dxa"/>
            <w:vAlign w:val="center"/>
          </w:tcPr>
          <w:p w14:paraId="2F8A4ACA" w14:textId="77777777" w:rsidR="00574E69" w:rsidRDefault="00574E69">
            <w:pPr>
              <w:pStyle w:val="15"/>
              <w:ind w:firstLineChars="0" w:firstLine="0"/>
              <w:jc w:val="center"/>
              <w:rPr>
                <w:color w:val="000000" w:themeColor="text1"/>
                <w:szCs w:val="24"/>
              </w:rPr>
            </w:pPr>
            <w:proofErr w:type="gramStart"/>
            <w:r>
              <w:rPr>
                <w:rFonts w:hint="eastAsia"/>
                <w:color w:val="000000" w:themeColor="text1"/>
                <w:szCs w:val="24"/>
              </w:rPr>
              <w:t>更改非</w:t>
            </w:r>
            <w:proofErr w:type="gramEnd"/>
            <w:r>
              <w:rPr>
                <w:rFonts w:hint="eastAsia"/>
                <w:color w:val="000000" w:themeColor="text1"/>
                <w:szCs w:val="24"/>
              </w:rPr>
              <w:t>功能性需求</w:t>
            </w:r>
          </w:p>
        </w:tc>
      </w:tr>
      <w:tr w:rsidR="00574E69" w14:paraId="52E0446E" w14:textId="77777777">
        <w:trPr>
          <w:trHeight w:val="510"/>
        </w:trPr>
        <w:tc>
          <w:tcPr>
            <w:tcW w:w="996" w:type="dxa"/>
            <w:vMerge/>
            <w:vAlign w:val="center"/>
          </w:tcPr>
          <w:p w14:paraId="7EE98368" w14:textId="77777777" w:rsidR="00574E69" w:rsidRDefault="00574E69">
            <w:pPr>
              <w:pStyle w:val="15"/>
              <w:ind w:firstLineChars="0" w:firstLine="0"/>
              <w:jc w:val="center"/>
              <w:rPr>
                <w:color w:val="000000" w:themeColor="text1"/>
                <w:szCs w:val="24"/>
              </w:rPr>
            </w:pPr>
          </w:p>
        </w:tc>
        <w:tc>
          <w:tcPr>
            <w:tcW w:w="1790" w:type="dxa"/>
            <w:vAlign w:val="center"/>
          </w:tcPr>
          <w:p w14:paraId="5F632929" w14:textId="77777777" w:rsidR="00574E69" w:rsidRDefault="00574E69">
            <w:pPr>
              <w:pStyle w:val="15"/>
              <w:ind w:firstLineChars="0" w:firstLine="0"/>
              <w:jc w:val="center"/>
              <w:rPr>
                <w:color w:val="000000" w:themeColor="text1"/>
                <w:szCs w:val="24"/>
              </w:rPr>
            </w:pPr>
            <w:r>
              <w:rPr>
                <w:rFonts w:hint="eastAsia"/>
                <w:color w:val="000000" w:themeColor="text1"/>
                <w:szCs w:val="24"/>
              </w:rPr>
              <w:t>2017/04/23</w:t>
            </w:r>
          </w:p>
        </w:tc>
        <w:tc>
          <w:tcPr>
            <w:tcW w:w="1172" w:type="dxa"/>
            <w:vAlign w:val="center"/>
          </w:tcPr>
          <w:p w14:paraId="7A2EF7D0" w14:textId="77777777" w:rsidR="00574E69" w:rsidRDefault="00574E69">
            <w:pPr>
              <w:pStyle w:val="15"/>
              <w:ind w:firstLineChars="0" w:firstLine="0"/>
              <w:jc w:val="center"/>
              <w:rPr>
                <w:color w:val="000000" w:themeColor="text1"/>
                <w:szCs w:val="24"/>
              </w:rPr>
            </w:pPr>
            <w:r>
              <w:rPr>
                <w:rFonts w:hint="eastAsia"/>
                <w:color w:val="000000" w:themeColor="text1"/>
                <w:szCs w:val="24"/>
              </w:rPr>
              <w:t>汪晓燕</w:t>
            </w:r>
          </w:p>
        </w:tc>
        <w:tc>
          <w:tcPr>
            <w:tcW w:w="3261" w:type="dxa"/>
            <w:vAlign w:val="center"/>
          </w:tcPr>
          <w:p w14:paraId="76E5D24E" w14:textId="77777777" w:rsidR="00574E69" w:rsidRDefault="00574E69">
            <w:pPr>
              <w:pStyle w:val="15"/>
              <w:ind w:firstLineChars="0" w:firstLine="0"/>
              <w:jc w:val="center"/>
              <w:rPr>
                <w:color w:val="000000" w:themeColor="text1"/>
              </w:rPr>
            </w:pPr>
            <w:r>
              <w:rPr>
                <w:rFonts w:hint="eastAsia"/>
                <w:color w:val="000000" w:themeColor="text1"/>
              </w:rPr>
              <w:t>胡明昊，穆鹏飞，刘晔</w:t>
            </w:r>
          </w:p>
        </w:tc>
        <w:tc>
          <w:tcPr>
            <w:tcW w:w="1077" w:type="dxa"/>
            <w:vAlign w:val="center"/>
          </w:tcPr>
          <w:p w14:paraId="69C20254" w14:textId="77777777" w:rsidR="00574E69" w:rsidRDefault="00574E69">
            <w:pPr>
              <w:pStyle w:val="15"/>
              <w:ind w:firstLineChars="0" w:firstLine="0"/>
              <w:jc w:val="center"/>
              <w:rPr>
                <w:color w:val="000000" w:themeColor="text1"/>
                <w:szCs w:val="24"/>
              </w:rPr>
            </w:pPr>
            <w:r>
              <w:rPr>
                <w:rFonts w:hint="eastAsia"/>
                <w:color w:val="000000" w:themeColor="text1"/>
                <w:szCs w:val="24"/>
              </w:rPr>
              <w:t>对刘超老师的批注进行修改</w:t>
            </w:r>
          </w:p>
        </w:tc>
      </w:tr>
      <w:tr w:rsidR="00574E69" w14:paraId="5AD73F2F" w14:textId="77777777">
        <w:trPr>
          <w:trHeight w:val="510"/>
        </w:trPr>
        <w:tc>
          <w:tcPr>
            <w:tcW w:w="996" w:type="dxa"/>
            <w:vMerge/>
            <w:vAlign w:val="center"/>
          </w:tcPr>
          <w:p w14:paraId="00AE09BB" w14:textId="77777777" w:rsidR="00574E69" w:rsidRDefault="00574E69" w:rsidP="00574E69">
            <w:pPr>
              <w:pStyle w:val="15"/>
              <w:ind w:firstLineChars="0" w:firstLine="0"/>
              <w:jc w:val="center"/>
              <w:rPr>
                <w:color w:val="000000" w:themeColor="text1"/>
                <w:szCs w:val="24"/>
              </w:rPr>
            </w:pPr>
          </w:p>
        </w:tc>
        <w:tc>
          <w:tcPr>
            <w:tcW w:w="1790" w:type="dxa"/>
            <w:vAlign w:val="center"/>
          </w:tcPr>
          <w:p w14:paraId="2FB7EF46" w14:textId="77777777" w:rsidR="00574E69" w:rsidRDefault="00574E69" w:rsidP="00574E69">
            <w:pPr>
              <w:pStyle w:val="15"/>
              <w:ind w:firstLineChars="0" w:firstLine="0"/>
              <w:jc w:val="center"/>
              <w:rPr>
                <w:color w:val="000000" w:themeColor="text1"/>
                <w:szCs w:val="24"/>
              </w:rPr>
            </w:pPr>
            <w:r>
              <w:rPr>
                <w:rFonts w:hint="eastAsia"/>
                <w:color w:val="000000" w:themeColor="text1"/>
                <w:szCs w:val="24"/>
              </w:rPr>
              <w:t>2017/04/23</w:t>
            </w:r>
          </w:p>
        </w:tc>
        <w:tc>
          <w:tcPr>
            <w:tcW w:w="1172" w:type="dxa"/>
            <w:vAlign w:val="center"/>
          </w:tcPr>
          <w:p w14:paraId="3E632DF1" w14:textId="77777777" w:rsidR="00574E69" w:rsidRDefault="00574E69" w:rsidP="00574E69">
            <w:pPr>
              <w:pStyle w:val="15"/>
              <w:ind w:firstLineChars="0" w:firstLine="0"/>
              <w:jc w:val="center"/>
              <w:rPr>
                <w:color w:val="000000" w:themeColor="text1"/>
                <w:szCs w:val="24"/>
              </w:rPr>
            </w:pPr>
            <w:r>
              <w:rPr>
                <w:rFonts w:hint="eastAsia"/>
                <w:color w:val="000000" w:themeColor="text1"/>
                <w:szCs w:val="24"/>
              </w:rPr>
              <w:t>穆鹏飞</w:t>
            </w:r>
          </w:p>
        </w:tc>
        <w:tc>
          <w:tcPr>
            <w:tcW w:w="3261" w:type="dxa"/>
            <w:vAlign w:val="center"/>
          </w:tcPr>
          <w:p w14:paraId="7DE64FE6" w14:textId="4FD6C653" w:rsidR="00574E69" w:rsidRDefault="00691750" w:rsidP="00574E69">
            <w:pPr>
              <w:pStyle w:val="15"/>
              <w:ind w:firstLineChars="0" w:firstLine="0"/>
              <w:jc w:val="center"/>
              <w:rPr>
                <w:color w:val="000000" w:themeColor="text1"/>
              </w:rPr>
            </w:pPr>
            <w:r>
              <w:rPr>
                <w:rFonts w:hint="eastAsia"/>
                <w:color w:val="000000" w:themeColor="text1"/>
              </w:rPr>
              <w:t>胡明昊，汪晓燕</w:t>
            </w:r>
            <w:r w:rsidR="00574E69">
              <w:rPr>
                <w:rFonts w:hint="eastAsia"/>
                <w:color w:val="000000" w:themeColor="text1"/>
              </w:rPr>
              <w:t>，刘晔</w:t>
            </w:r>
          </w:p>
        </w:tc>
        <w:tc>
          <w:tcPr>
            <w:tcW w:w="1077" w:type="dxa"/>
            <w:vAlign w:val="center"/>
          </w:tcPr>
          <w:p w14:paraId="07942EE2" w14:textId="77777777" w:rsidR="00574E69" w:rsidRDefault="00574E69" w:rsidP="00574E69">
            <w:pPr>
              <w:pStyle w:val="15"/>
              <w:ind w:firstLineChars="0" w:firstLine="0"/>
              <w:jc w:val="center"/>
              <w:rPr>
                <w:color w:val="000000" w:themeColor="text1"/>
                <w:szCs w:val="24"/>
              </w:rPr>
            </w:pPr>
            <w:r>
              <w:rPr>
                <w:rFonts w:hint="eastAsia"/>
                <w:color w:val="000000" w:themeColor="text1"/>
                <w:szCs w:val="24"/>
              </w:rPr>
              <w:t>对刘超老师的批注进行修改</w:t>
            </w:r>
          </w:p>
        </w:tc>
      </w:tr>
      <w:tr w:rsidR="00691750" w14:paraId="485A992B" w14:textId="77777777">
        <w:trPr>
          <w:trHeight w:val="510"/>
        </w:trPr>
        <w:tc>
          <w:tcPr>
            <w:tcW w:w="996" w:type="dxa"/>
            <w:vAlign w:val="center"/>
          </w:tcPr>
          <w:p w14:paraId="0D80A241" w14:textId="56B2D9DE" w:rsidR="00691750" w:rsidRDefault="00691750" w:rsidP="00574E69">
            <w:pPr>
              <w:pStyle w:val="15"/>
              <w:ind w:firstLineChars="0" w:firstLine="0"/>
              <w:jc w:val="center"/>
              <w:rPr>
                <w:color w:val="000000" w:themeColor="text1"/>
                <w:szCs w:val="24"/>
              </w:rPr>
            </w:pPr>
            <w:r>
              <w:rPr>
                <w:rFonts w:hint="eastAsia"/>
                <w:color w:val="000000" w:themeColor="text1"/>
                <w:szCs w:val="24"/>
              </w:rPr>
              <w:t>1.6</w:t>
            </w:r>
          </w:p>
        </w:tc>
        <w:tc>
          <w:tcPr>
            <w:tcW w:w="1790" w:type="dxa"/>
            <w:vAlign w:val="center"/>
          </w:tcPr>
          <w:p w14:paraId="1ADD59DA" w14:textId="265CEBEC" w:rsidR="00691750" w:rsidRDefault="00691750" w:rsidP="00574E69">
            <w:pPr>
              <w:pStyle w:val="15"/>
              <w:ind w:firstLineChars="0" w:firstLine="0"/>
              <w:jc w:val="center"/>
              <w:rPr>
                <w:color w:val="000000" w:themeColor="text1"/>
                <w:szCs w:val="24"/>
              </w:rPr>
            </w:pPr>
            <w:r>
              <w:rPr>
                <w:rFonts w:hint="eastAsia"/>
                <w:color w:val="000000" w:themeColor="text1"/>
                <w:szCs w:val="24"/>
              </w:rPr>
              <w:t>2017/04/27</w:t>
            </w:r>
          </w:p>
        </w:tc>
        <w:tc>
          <w:tcPr>
            <w:tcW w:w="1172" w:type="dxa"/>
            <w:vAlign w:val="center"/>
          </w:tcPr>
          <w:p w14:paraId="38CCC98D" w14:textId="55D38125" w:rsidR="00691750" w:rsidRDefault="00691750" w:rsidP="00574E69">
            <w:pPr>
              <w:pStyle w:val="15"/>
              <w:ind w:firstLineChars="0" w:firstLine="0"/>
              <w:jc w:val="center"/>
              <w:rPr>
                <w:color w:val="000000" w:themeColor="text1"/>
                <w:szCs w:val="24"/>
              </w:rPr>
            </w:pPr>
            <w:r>
              <w:rPr>
                <w:rFonts w:hint="eastAsia"/>
                <w:color w:val="000000" w:themeColor="text1"/>
                <w:szCs w:val="24"/>
              </w:rPr>
              <w:t>胡明昊</w:t>
            </w:r>
          </w:p>
        </w:tc>
        <w:tc>
          <w:tcPr>
            <w:tcW w:w="3261" w:type="dxa"/>
            <w:vAlign w:val="center"/>
          </w:tcPr>
          <w:p w14:paraId="235CF965" w14:textId="12B9F6E3" w:rsidR="00691750" w:rsidRDefault="00691750" w:rsidP="00574E69">
            <w:pPr>
              <w:pStyle w:val="15"/>
              <w:ind w:firstLineChars="0" w:firstLine="0"/>
              <w:jc w:val="center"/>
              <w:rPr>
                <w:color w:val="000000" w:themeColor="text1"/>
              </w:rPr>
            </w:pPr>
            <w:r>
              <w:rPr>
                <w:rFonts w:hint="eastAsia"/>
                <w:color w:val="000000" w:themeColor="text1"/>
              </w:rPr>
              <w:t>穆鹏飞，汪晓燕，刘晔</w:t>
            </w:r>
          </w:p>
        </w:tc>
        <w:tc>
          <w:tcPr>
            <w:tcW w:w="1077" w:type="dxa"/>
            <w:vAlign w:val="center"/>
          </w:tcPr>
          <w:p w14:paraId="40D862FF" w14:textId="553EB199" w:rsidR="00691750" w:rsidRDefault="00691750" w:rsidP="00574E69">
            <w:pPr>
              <w:pStyle w:val="15"/>
              <w:ind w:firstLineChars="0" w:firstLine="0"/>
              <w:jc w:val="center"/>
              <w:rPr>
                <w:color w:val="000000" w:themeColor="text1"/>
                <w:szCs w:val="24"/>
              </w:rPr>
            </w:pPr>
            <w:r>
              <w:rPr>
                <w:rFonts w:hint="eastAsia"/>
                <w:color w:val="000000" w:themeColor="text1"/>
                <w:szCs w:val="24"/>
              </w:rPr>
              <w:t>对照</w:t>
            </w:r>
            <w:r>
              <w:rPr>
                <w:rFonts w:hint="eastAsia"/>
                <w:color w:val="000000" w:themeColor="text1"/>
                <w:szCs w:val="24"/>
              </w:rPr>
              <w:t>D</w:t>
            </w:r>
            <w:r>
              <w:rPr>
                <w:rFonts w:hint="eastAsia"/>
                <w:color w:val="000000" w:themeColor="text1"/>
                <w:szCs w:val="24"/>
              </w:rPr>
              <w:t>组</w:t>
            </w:r>
            <w:r>
              <w:rPr>
                <w:rFonts w:hint="eastAsia"/>
                <w:color w:val="000000" w:themeColor="text1"/>
                <w:szCs w:val="24"/>
              </w:rPr>
              <w:t>E</w:t>
            </w:r>
            <w:r>
              <w:rPr>
                <w:rFonts w:hint="eastAsia"/>
                <w:color w:val="000000" w:themeColor="text1"/>
                <w:szCs w:val="24"/>
              </w:rPr>
              <w:t>组的批注进行修改</w:t>
            </w:r>
          </w:p>
        </w:tc>
      </w:tr>
    </w:tbl>
    <w:p w14:paraId="0E9FD8ED" w14:textId="77777777" w:rsidR="004A3198" w:rsidRDefault="006225F2">
      <w:pPr>
        <w:ind w:firstLine="480"/>
        <w:rPr>
          <w:rFonts w:asciiTheme="majorHAnsi" w:eastAsiaTheme="majorEastAsia" w:hAnsiTheme="majorHAnsi" w:cstheme="majorBidi"/>
          <w:color w:val="2F5496" w:themeColor="accent1" w:themeShade="BF"/>
          <w:kern w:val="0"/>
          <w:sz w:val="32"/>
          <w:szCs w:val="32"/>
        </w:rPr>
      </w:pPr>
      <w:r>
        <w:br w:type="page"/>
      </w:r>
    </w:p>
    <w:sdt>
      <w:sdtPr>
        <w:rPr>
          <w:lang w:val="zh-CN"/>
        </w:rPr>
        <w:id w:val="-1450769273"/>
      </w:sdtPr>
      <w:sdtEndPr>
        <w:rPr>
          <w:b/>
          <w:bCs/>
        </w:rPr>
      </w:sdtEndPr>
      <w:sdtContent>
        <w:p w14:paraId="2551B053" w14:textId="77777777" w:rsidR="004A3198" w:rsidRDefault="006225F2">
          <w:pPr>
            <w:ind w:firstLineChars="0" w:firstLine="0"/>
            <w:jc w:val="center"/>
            <w:rPr>
              <w:rFonts w:ascii="黑体" w:eastAsia="黑体" w:hAnsi="黑体"/>
              <w:sz w:val="32"/>
              <w:szCs w:val="32"/>
            </w:rPr>
          </w:pPr>
          <w:r>
            <w:rPr>
              <w:rFonts w:ascii="黑体" w:eastAsia="黑体" w:hAnsi="黑体"/>
              <w:sz w:val="32"/>
              <w:szCs w:val="32"/>
              <w:lang w:val="zh-CN"/>
            </w:rPr>
            <w:t>目</w:t>
          </w:r>
          <w:r>
            <w:rPr>
              <w:rFonts w:ascii="黑体" w:eastAsia="黑体" w:hAnsi="黑体" w:hint="eastAsia"/>
              <w:sz w:val="32"/>
              <w:szCs w:val="32"/>
              <w:lang w:val="zh-CN"/>
            </w:rPr>
            <w:t xml:space="preserve"> </w:t>
          </w:r>
          <w:r>
            <w:rPr>
              <w:rFonts w:ascii="黑体" w:eastAsia="黑体" w:hAnsi="黑体"/>
              <w:sz w:val="32"/>
              <w:szCs w:val="32"/>
              <w:lang w:val="zh-CN"/>
            </w:rPr>
            <w:t xml:space="preserve"> 录</w:t>
          </w:r>
        </w:p>
        <w:commentRangeStart w:id="2"/>
        <w:p w14:paraId="140D1E18" w14:textId="7FC8FFCA" w:rsidR="00B93FE2" w:rsidRDefault="006225F2">
          <w:pPr>
            <w:pStyle w:val="10"/>
            <w:tabs>
              <w:tab w:val="right" w:leader="dot" w:pos="8296"/>
            </w:tabs>
            <w:ind w:firstLine="480"/>
            <w:rPr>
              <w:rFonts w:asciiTheme="minorHAnsi" w:eastAsiaTheme="minorEastAsia" w:hAnsiTheme="minorHAnsi"/>
              <w:noProof/>
              <w:szCs w:val="24"/>
            </w:rPr>
          </w:pPr>
          <w:r>
            <w:fldChar w:fldCharType="begin"/>
          </w:r>
          <w:r>
            <w:instrText xml:space="preserve"> TOC \o "1-3" \h \z \u </w:instrText>
          </w:r>
          <w:r>
            <w:fldChar w:fldCharType="separate"/>
          </w:r>
          <w:hyperlink w:anchor="_Toc480753579" w:history="1">
            <w:r w:rsidR="00B93FE2" w:rsidRPr="00055E18">
              <w:rPr>
                <w:rStyle w:val="aa"/>
                <w:noProof/>
              </w:rPr>
              <w:t xml:space="preserve">1 </w:t>
            </w:r>
            <w:r w:rsidR="00B93FE2" w:rsidRPr="00055E18">
              <w:rPr>
                <w:rStyle w:val="aa"/>
                <w:noProof/>
              </w:rPr>
              <w:t>引言</w:t>
            </w:r>
            <w:r w:rsidR="00B93FE2">
              <w:rPr>
                <w:noProof/>
                <w:webHidden/>
              </w:rPr>
              <w:tab/>
            </w:r>
            <w:r w:rsidR="00B93FE2">
              <w:rPr>
                <w:noProof/>
                <w:webHidden/>
              </w:rPr>
              <w:fldChar w:fldCharType="begin"/>
            </w:r>
            <w:r w:rsidR="00B93FE2">
              <w:rPr>
                <w:noProof/>
                <w:webHidden/>
              </w:rPr>
              <w:instrText xml:space="preserve"> PAGEREF _Toc480753579 \h </w:instrText>
            </w:r>
            <w:r w:rsidR="00B93FE2">
              <w:rPr>
                <w:noProof/>
                <w:webHidden/>
              </w:rPr>
            </w:r>
            <w:r w:rsidR="00B93FE2">
              <w:rPr>
                <w:noProof/>
                <w:webHidden/>
              </w:rPr>
              <w:fldChar w:fldCharType="separate"/>
            </w:r>
            <w:r w:rsidR="00951D47">
              <w:rPr>
                <w:noProof/>
                <w:webHidden/>
              </w:rPr>
              <w:t>1</w:t>
            </w:r>
            <w:r w:rsidR="00B93FE2">
              <w:rPr>
                <w:noProof/>
                <w:webHidden/>
              </w:rPr>
              <w:fldChar w:fldCharType="end"/>
            </w:r>
          </w:hyperlink>
        </w:p>
        <w:p w14:paraId="56482921" w14:textId="77777777" w:rsidR="00B93FE2" w:rsidRDefault="00881C36">
          <w:pPr>
            <w:pStyle w:val="20"/>
            <w:tabs>
              <w:tab w:val="right" w:leader="dot" w:pos="8296"/>
            </w:tabs>
            <w:ind w:left="480" w:firstLine="480"/>
            <w:rPr>
              <w:rFonts w:asciiTheme="minorHAnsi" w:eastAsiaTheme="minorEastAsia" w:hAnsiTheme="minorHAnsi"/>
              <w:noProof/>
              <w:szCs w:val="24"/>
            </w:rPr>
          </w:pPr>
          <w:hyperlink w:anchor="_Toc480753580" w:history="1">
            <w:r w:rsidR="00B93FE2" w:rsidRPr="00055E18">
              <w:rPr>
                <w:rStyle w:val="aa"/>
                <w:noProof/>
              </w:rPr>
              <w:t xml:space="preserve">1.1 </w:t>
            </w:r>
            <w:r w:rsidR="00B93FE2" w:rsidRPr="00055E18">
              <w:rPr>
                <w:rStyle w:val="aa"/>
                <w:noProof/>
              </w:rPr>
              <w:t>目的</w:t>
            </w:r>
            <w:r w:rsidR="00B93FE2">
              <w:rPr>
                <w:noProof/>
                <w:webHidden/>
              </w:rPr>
              <w:tab/>
            </w:r>
            <w:r w:rsidR="00B93FE2">
              <w:rPr>
                <w:noProof/>
                <w:webHidden/>
              </w:rPr>
              <w:fldChar w:fldCharType="begin"/>
            </w:r>
            <w:r w:rsidR="00B93FE2">
              <w:rPr>
                <w:noProof/>
                <w:webHidden/>
              </w:rPr>
              <w:instrText xml:space="preserve"> PAGEREF _Toc480753580 \h </w:instrText>
            </w:r>
            <w:r w:rsidR="00B93FE2">
              <w:rPr>
                <w:noProof/>
                <w:webHidden/>
              </w:rPr>
            </w:r>
            <w:r w:rsidR="00B93FE2">
              <w:rPr>
                <w:noProof/>
                <w:webHidden/>
              </w:rPr>
              <w:fldChar w:fldCharType="separate"/>
            </w:r>
            <w:r w:rsidR="00951D47">
              <w:rPr>
                <w:noProof/>
                <w:webHidden/>
              </w:rPr>
              <w:t>1</w:t>
            </w:r>
            <w:r w:rsidR="00B93FE2">
              <w:rPr>
                <w:noProof/>
                <w:webHidden/>
              </w:rPr>
              <w:fldChar w:fldCharType="end"/>
            </w:r>
          </w:hyperlink>
        </w:p>
        <w:p w14:paraId="295EA97C" w14:textId="77777777" w:rsidR="00B93FE2" w:rsidRDefault="00881C36">
          <w:pPr>
            <w:pStyle w:val="20"/>
            <w:tabs>
              <w:tab w:val="right" w:leader="dot" w:pos="8296"/>
            </w:tabs>
            <w:ind w:left="480" w:firstLine="480"/>
            <w:rPr>
              <w:rFonts w:asciiTheme="minorHAnsi" w:eastAsiaTheme="minorEastAsia" w:hAnsiTheme="minorHAnsi"/>
              <w:noProof/>
              <w:szCs w:val="24"/>
            </w:rPr>
          </w:pPr>
          <w:hyperlink w:anchor="_Toc480753581" w:history="1">
            <w:r w:rsidR="00B93FE2" w:rsidRPr="00055E18">
              <w:rPr>
                <w:rStyle w:val="aa"/>
                <w:noProof/>
              </w:rPr>
              <w:t xml:space="preserve">1.2 </w:t>
            </w:r>
            <w:r w:rsidR="00B93FE2" w:rsidRPr="00055E18">
              <w:rPr>
                <w:rStyle w:val="aa"/>
                <w:noProof/>
              </w:rPr>
              <w:t>文档约定</w:t>
            </w:r>
            <w:r w:rsidR="00B93FE2">
              <w:rPr>
                <w:noProof/>
                <w:webHidden/>
              </w:rPr>
              <w:tab/>
            </w:r>
            <w:r w:rsidR="00B93FE2">
              <w:rPr>
                <w:noProof/>
                <w:webHidden/>
              </w:rPr>
              <w:fldChar w:fldCharType="begin"/>
            </w:r>
            <w:r w:rsidR="00B93FE2">
              <w:rPr>
                <w:noProof/>
                <w:webHidden/>
              </w:rPr>
              <w:instrText xml:space="preserve"> PAGEREF _Toc480753581 \h </w:instrText>
            </w:r>
            <w:r w:rsidR="00B93FE2">
              <w:rPr>
                <w:noProof/>
                <w:webHidden/>
              </w:rPr>
            </w:r>
            <w:r w:rsidR="00B93FE2">
              <w:rPr>
                <w:noProof/>
                <w:webHidden/>
              </w:rPr>
              <w:fldChar w:fldCharType="separate"/>
            </w:r>
            <w:r w:rsidR="00951D47">
              <w:rPr>
                <w:noProof/>
                <w:webHidden/>
              </w:rPr>
              <w:t>1</w:t>
            </w:r>
            <w:r w:rsidR="00B93FE2">
              <w:rPr>
                <w:noProof/>
                <w:webHidden/>
              </w:rPr>
              <w:fldChar w:fldCharType="end"/>
            </w:r>
          </w:hyperlink>
        </w:p>
        <w:p w14:paraId="2F98D35D" w14:textId="77777777" w:rsidR="00B93FE2" w:rsidRDefault="00881C36">
          <w:pPr>
            <w:pStyle w:val="20"/>
            <w:tabs>
              <w:tab w:val="right" w:leader="dot" w:pos="8296"/>
            </w:tabs>
            <w:ind w:left="480" w:firstLine="480"/>
            <w:rPr>
              <w:rFonts w:asciiTheme="minorHAnsi" w:eastAsiaTheme="minorEastAsia" w:hAnsiTheme="minorHAnsi"/>
              <w:noProof/>
              <w:szCs w:val="24"/>
            </w:rPr>
          </w:pPr>
          <w:hyperlink w:anchor="_Toc480753582" w:history="1">
            <w:r w:rsidR="00B93FE2" w:rsidRPr="00055E18">
              <w:rPr>
                <w:rStyle w:val="aa"/>
                <w:noProof/>
              </w:rPr>
              <w:t xml:space="preserve">1.3 </w:t>
            </w:r>
            <w:r w:rsidR="00B93FE2" w:rsidRPr="00055E18">
              <w:rPr>
                <w:rStyle w:val="aa"/>
                <w:noProof/>
              </w:rPr>
              <w:t>术语和缩略语</w:t>
            </w:r>
            <w:r w:rsidR="00B93FE2">
              <w:rPr>
                <w:noProof/>
                <w:webHidden/>
              </w:rPr>
              <w:tab/>
            </w:r>
            <w:r w:rsidR="00B93FE2">
              <w:rPr>
                <w:noProof/>
                <w:webHidden/>
              </w:rPr>
              <w:fldChar w:fldCharType="begin"/>
            </w:r>
            <w:r w:rsidR="00B93FE2">
              <w:rPr>
                <w:noProof/>
                <w:webHidden/>
              </w:rPr>
              <w:instrText xml:space="preserve"> PAGEREF _Toc480753582 \h </w:instrText>
            </w:r>
            <w:r w:rsidR="00B93FE2">
              <w:rPr>
                <w:noProof/>
                <w:webHidden/>
              </w:rPr>
            </w:r>
            <w:r w:rsidR="00B93FE2">
              <w:rPr>
                <w:noProof/>
                <w:webHidden/>
              </w:rPr>
              <w:fldChar w:fldCharType="separate"/>
            </w:r>
            <w:r w:rsidR="00951D47">
              <w:rPr>
                <w:noProof/>
                <w:webHidden/>
              </w:rPr>
              <w:t>1</w:t>
            </w:r>
            <w:r w:rsidR="00B93FE2">
              <w:rPr>
                <w:noProof/>
                <w:webHidden/>
              </w:rPr>
              <w:fldChar w:fldCharType="end"/>
            </w:r>
          </w:hyperlink>
        </w:p>
        <w:p w14:paraId="14F15E0B" w14:textId="77777777" w:rsidR="00B93FE2" w:rsidRDefault="00881C36">
          <w:pPr>
            <w:pStyle w:val="10"/>
            <w:tabs>
              <w:tab w:val="right" w:leader="dot" w:pos="8296"/>
            </w:tabs>
            <w:ind w:firstLine="480"/>
            <w:rPr>
              <w:rFonts w:asciiTheme="minorHAnsi" w:eastAsiaTheme="minorEastAsia" w:hAnsiTheme="minorHAnsi"/>
              <w:noProof/>
              <w:szCs w:val="24"/>
            </w:rPr>
          </w:pPr>
          <w:hyperlink w:anchor="_Toc480753583" w:history="1">
            <w:r w:rsidR="00B93FE2" w:rsidRPr="00055E18">
              <w:rPr>
                <w:rStyle w:val="aa"/>
                <w:noProof/>
              </w:rPr>
              <w:t xml:space="preserve">2 </w:t>
            </w:r>
            <w:r w:rsidR="00B93FE2" w:rsidRPr="00055E18">
              <w:rPr>
                <w:rStyle w:val="aa"/>
                <w:noProof/>
              </w:rPr>
              <w:t>系统概述</w:t>
            </w:r>
            <w:r w:rsidR="00B93FE2">
              <w:rPr>
                <w:noProof/>
                <w:webHidden/>
              </w:rPr>
              <w:tab/>
            </w:r>
            <w:r w:rsidR="00B93FE2">
              <w:rPr>
                <w:noProof/>
                <w:webHidden/>
              </w:rPr>
              <w:fldChar w:fldCharType="begin"/>
            </w:r>
            <w:r w:rsidR="00B93FE2">
              <w:rPr>
                <w:noProof/>
                <w:webHidden/>
              </w:rPr>
              <w:instrText xml:space="preserve"> PAGEREF _Toc480753583 \h </w:instrText>
            </w:r>
            <w:r w:rsidR="00B93FE2">
              <w:rPr>
                <w:noProof/>
                <w:webHidden/>
              </w:rPr>
            </w:r>
            <w:r w:rsidR="00B93FE2">
              <w:rPr>
                <w:noProof/>
                <w:webHidden/>
              </w:rPr>
              <w:fldChar w:fldCharType="separate"/>
            </w:r>
            <w:r w:rsidR="00951D47">
              <w:rPr>
                <w:noProof/>
                <w:webHidden/>
              </w:rPr>
              <w:t>4</w:t>
            </w:r>
            <w:r w:rsidR="00B93FE2">
              <w:rPr>
                <w:noProof/>
                <w:webHidden/>
              </w:rPr>
              <w:fldChar w:fldCharType="end"/>
            </w:r>
          </w:hyperlink>
        </w:p>
        <w:p w14:paraId="0AB19BE0" w14:textId="77777777" w:rsidR="00B93FE2" w:rsidRDefault="00881C36">
          <w:pPr>
            <w:pStyle w:val="20"/>
            <w:tabs>
              <w:tab w:val="right" w:leader="dot" w:pos="8296"/>
            </w:tabs>
            <w:ind w:left="480" w:firstLine="480"/>
            <w:rPr>
              <w:rFonts w:asciiTheme="minorHAnsi" w:eastAsiaTheme="minorEastAsia" w:hAnsiTheme="minorHAnsi"/>
              <w:noProof/>
              <w:szCs w:val="24"/>
            </w:rPr>
          </w:pPr>
          <w:hyperlink w:anchor="_Toc480753584" w:history="1">
            <w:r w:rsidR="00B93FE2" w:rsidRPr="00055E18">
              <w:rPr>
                <w:rStyle w:val="aa"/>
                <w:noProof/>
              </w:rPr>
              <w:t xml:space="preserve">2.1 </w:t>
            </w:r>
            <w:r w:rsidR="00B93FE2" w:rsidRPr="00055E18">
              <w:rPr>
                <w:rStyle w:val="aa"/>
                <w:noProof/>
              </w:rPr>
              <w:t>任务背景</w:t>
            </w:r>
            <w:r w:rsidR="00B93FE2">
              <w:rPr>
                <w:noProof/>
                <w:webHidden/>
              </w:rPr>
              <w:tab/>
            </w:r>
            <w:r w:rsidR="00B93FE2">
              <w:rPr>
                <w:noProof/>
                <w:webHidden/>
              </w:rPr>
              <w:fldChar w:fldCharType="begin"/>
            </w:r>
            <w:r w:rsidR="00B93FE2">
              <w:rPr>
                <w:noProof/>
                <w:webHidden/>
              </w:rPr>
              <w:instrText xml:space="preserve"> PAGEREF _Toc480753584 \h </w:instrText>
            </w:r>
            <w:r w:rsidR="00B93FE2">
              <w:rPr>
                <w:noProof/>
                <w:webHidden/>
              </w:rPr>
            </w:r>
            <w:r w:rsidR="00B93FE2">
              <w:rPr>
                <w:noProof/>
                <w:webHidden/>
              </w:rPr>
              <w:fldChar w:fldCharType="separate"/>
            </w:r>
            <w:r w:rsidR="00951D47">
              <w:rPr>
                <w:noProof/>
                <w:webHidden/>
              </w:rPr>
              <w:t>4</w:t>
            </w:r>
            <w:r w:rsidR="00B93FE2">
              <w:rPr>
                <w:noProof/>
                <w:webHidden/>
              </w:rPr>
              <w:fldChar w:fldCharType="end"/>
            </w:r>
          </w:hyperlink>
        </w:p>
        <w:p w14:paraId="5AB5859D" w14:textId="77777777" w:rsidR="00B93FE2" w:rsidRDefault="00881C36">
          <w:pPr>
            <w:pStyle w:val="20"/>
            <w:tabs>
              <w:tab w:val="right" w:leader="dot" w:pos="8296"/>
            </w:tabs>
            <w:ind w:left="480" w:firstLine="480"/>
            <w:rPr>
              <w:rFonts w:asciiTheme="minorHAnsi" w:eastAsiaTheme="minorEastAsia" w:hAnsiTheme="minorHAnsi"/>
              <w:noProof/>
              <w:szCs w:val="24"/>
            </w:rPr>
          </w:pPr>
          <w:hyperlink w:anchor="_Toc480753585" w:history="1">
            <w:r w:rsidR="00B93FE2" w:rsidRPr="00055E18">
              <w:rPr>
                <w:rStyle w:val="aa"/>
                <w:noProof/>
              </w:rPr>
              <w:t xml:space="preserve">2.2 </w:t>
            </w:r>
            <w:r w:rsidR="00B93FE2" w:rsidRPr="00055E18">
              <w:rPr>
                <w:rStyle w:val="aa"/>
                <w:noProof/>
              </w:rPr>
              <w:t>系统概述</w:t>
            </w:r>
            <w:r w:rsidR="00B93FE2">
              <w:rPr>
                <w:noProof/>
                <w:webHidden/>
              </w:rPr>
              <w:tab/>
            </w:r>
            <w:r w:rsidR="00B93FE2">
              <w:rPr>
                <w:noProof/>
                <w:webHidden/>
              </w:rPr>
              <w:fldChar w:fldCharType="begin"/>
            </w:r>
            <w:r w:rsidR="00B93FE2">
              <w:rPr>
                <w:noProof/>
                <w:webHidden/>
              </w:rPr>
              <w:instrText xml:space="preserve"> PAGEREF _Toc480753585 \h </w:instrText>
            </w:r>
            <w:r w:rsidR="00B93FE2">
              <w:rPr>
                <w:noProof/>
                <w:webHidden/>
              </w:rPr>
            </w:r>
            <w:r w:rsidR="00B93FE2">
              <w:rPr>
                <w:noProof/>
                <w:webHidden/>
              </w:rPr>
              <w:fldChar w:fldCharType="separate"/>
            </w:r>
            <w:r w:rsidR="00951D47">
              <w:rPr>
                <w:noProof/>
                <w:webHidden/>
              </w:rPr>
              <w:t>5</w:t>
            </w:r>
            <w:r w:rsidR="00B93FE2">
              <w:rPr>
                <w:noProof/>
                <w:webHidden/>
              </w:rPr>
              <w:fldChar w:fldCharType="end"/>
            </w:r>
          </w:hyperlink>
        </w:p>
        <w:p w14:paraId="00D3BC71" w14:textId="77777777" w:rsidR="00B93FE2" w:rsidRDefault="00881C36">
          <w:pPr>
            <w:pStyle w:val="20"/>
            <w:tabs>
              <w:tab w:val="right" w:leader="dot" w:pos="8296"/>
            </w:tabs>
            <w:ind w:left="480" w:firstLine="480"/>
            <w:rPr>
              <w:rFonts w:asciiTheme="minorHAnsi" w:eastAsiaTheme="minorEastAsia" w:hAnsiTheme="minorHAnsi"/>
              <w:noProof/>
              <w:szCs w:val="24"/>
            </w:rPr>
          </w:pPr>
          <w:hyperlink w:anchor="_Toc480753586" w:history="1">
            <w:r w:rsidR="00B93FE2" w:rsidRPr="00055E18">
              <w:rPr>
                <w:rStyle w:val="aa"/>
                <w:noProof/>
              </w:rPr>
              <w:t xml:space="preserve">2.3 </w:t>
            </w:r>
            <w:r w:rsidR="00B93FE2" w:rsidRPr="00055E18">
              <w:rPr>
                <w:rStyle w:val="aa"/>
                <w:noProof/>
              </w:rPr>
              <w:t>假设和约束</w:t>
            </w:r>
            <w:r w:rsidR="00B93FE2">
              <w:rPr>
                <w:noProof/>
                <w:webHidden/>
              </w:rPr>
              <w:tab/>
            </w:r>
            <w:r w:rsidR="00B93FE2">
              <w:rPr>
                <w:noProof/>
                <w:webHidden/>
              </w:rPr>
              <w:fldChar w:fldCharType="begin"/>
            </w:r>
            <w:r w:rsidR="00B93FE2">
              <w:rPr>
                <w:noProof/>
                <w:webHidden/>
              </w:rPr>
              <w:instrText xml:space="preserve"> PAGEREF _Toc480753586 \h </w:instrText>
            </w:r>
            <w:r w:rsidR="00B93FE2">
              <w:rPr>
                <w:noProof/>
                <w:webHidden/>
              </w:rPr>
            </w:r>
            <w:r w:rsidR="00B93FE2">
              <w:rPr>
                <w:noProof/>
                <w:webHidden/>
              </w:rPr>
              <w:fldChar w:fldCharType="separate"/>
            </w:r>
            <w:r w:rsidR="00951D47">
              <w:rPr>
                <w:noProof/>
                <w:webHidden/>
              </w:rPr>
              <w:t>7</w:t>
            </w:r>
            <w:r w:rsidR="00B93FE2">
              <w:rPr>
                <w:noProof/>
                <w:webHidden/>
              </w:rPr>
              <w:fldChar w:fldCharType="end"/>
            </w:r>
          </w:hyperlink>
        </w:p>
        <w:p w14:paraId="55F0FDD0" w14:textId="77777777" w:rsidR="00B93FE2" w:rsidRDefault="00881C36">
          <w:pPr>
            <w:pStyle w:val="20"/>
            <w:tabs>
              <w:tab w:val="right" w:leader="dot" w:pos="8296"/>
            </w:tabs>
            <w:ind w:left="480" w:firstLine="480"/>
            <w:rPr>
              <w:rFonts w:asciiTheme="minorHAnsi" w:eastAsiaTheme="minorEastAsia" w:hAnsiTheme="minorHAnsi"/>
              <w:noProof/>
              <w:szCs w:val="24"/>
            </w:rPr>
          </w:pPr>
          <w:hyperlink w:anchor="_Toc480753587" w:history="1">
            <w:r w:rsidR="00B93FE2" w:rsidRPr="00055E18">
              <w:rPr>
                <w:rStyle w:val="aa"/>
                <w:noProof/>
              </w:rPr>
              <w:t xml:space="preserve">2.4 </w:t>
            </w:r>
            <w:r w:rsidR="00B93FE2" w:rsidRPr="00055E18">
              <w:rPr>
                <w:rStyle w:val="aa"/>
                <w:noProof/>
              </w:rPr>
              <w:t>运行环境</w:t>
            </w:r>
            <w:r w:rsidR="00B93FE2">
              <w:rPr>
                <w:noProof/>
                <w:webHidden/>
              </w:rPr>
              <w:tab/>
            </w:r>
            <w:r w:rsidR="00B93FE2">
              <w:rPr>
                <w:noProof/>
                <w:webHidden/>
              </w:rPr>
              <w:fldChar w:fldCharType="begin"/>
            </w:r>
            <w:r w:rsidR="00B93FE2">
              <w:rPr>
                <w:noProof/>
                <w:webHidden/>
              </w:rPr>
              <w:instrText xml:space="preserve"> PAGEREF _Toc480753587 \h </w:instrText>
            </w:r>
            <w:r w:rsidR="00B93FE2">
              <w:rPr>
                <w:noProof/>
                <w:webHidden/>
              </w:rPr>
            </w:r>
            <w:r w:rsidR="00B93FE2">
              <w:rPr>
                <w:noProof/>
                <w:webHidden/>
              </w:rPr>
              <w:fldChar w:fldCharType="separate"/>
            </w:r>
            <w:r w:rsidR="00951D47">
              <w:rPr>
                <w:noProof/>
                <w:webHidden/>
              </w:rPr>
              <w:t>7</w:t>
            </w:r>
            <w:r w:rsidR="00B93FE2">
              <w:rPr>
                <w:noProof/>
                <w:webHidden/>
              </w:rPr>
              <w:fldChar w:fldCharType="end"/>
            </w:r>
          </w:hyperlink>
        </w:p>
        <w:p w14:paraId="1945E856" w14:textId="77777777" w:rsidR="00B93FE2" w:rsidRDefault="00881C36">
          <w:pPr>
            <w:pStyle w:val="30"/>
            <w:tabs>
              <w:tab w:val="right" w:leader="dot" w:pos="8296"/>
            </w:tabs>
            <w:ind w:left="960" w:firstLine="480"/>
            <w:rPr>
              <w:rFonts w:asciiTheme="minorHAnsi" w:eastAsiaTheme="minorEastAsia" w:hAnsiTheme="minorHAnsi"/>
              <w:noProof/>
              <w:szCs w:val="24"/>
            </w:rPr>
          </w:pPr>
          <w:hyperlink w:anchor="_Toc480753588" w:history="1">
            <w:r w:rsidR="00B93FE2" w:rsidRPr="00055E18">
              <w:rPr>
                <w:rStyle w:val="aa"/>
                <w:noProof/>
              </w:rPr>
              <w:t xml:space="preserve">2.4.1 </w:t>
            </w:r>
            <w:r w:rsidR="00B93FE2" w:rsidRPr="00055E18">
              <w:rPr>
                <w:rStyle w:val="aa"/>
                <w:noProof/>
              </w:rPr>
              <w:t>支持软件环境</w:t>
            </w:r>
            <w:r w:rsidR="00B93FE2">
              <w:rPr>
                <w:noProof/>
                <w:webHidden/>
              </w:rPr>
              <w:tab/>
            </w:r>
            <w:r w:rsidR="00B93FE2">
              <w:rPr>
                <w:noProof/>
                <w:webHidden/>
              </w:rPr>
              <w:fldChar w:fldCharType="begin"/>
            </w:r>
            <w:r w:rsidR="00B93FE2">
              <w:rPr>
                <w:noProof/>
                <w:webHidden/>
              </w:rPr>
              <w:instrText xml:space="preserve"> PAGEREF _Toc480753588 \h </w:instrText>
            </w:r>
            <w:r w:rsidR="00B93FE2">
              <w:rPr>
                <w:noProof/>
                <w:webHidden/>
              </w:rPr>
            </w:r>
            <w:r w:rsidR="00B93FE2">
              <w:rPr>
                <w:noProof/>
                <w:webHidden/>
              </w:rPr>
              <w:fldChar w:fldCharType="separate"/>
            </w:r>
            <w:r w:rsidR="00951D47">
              <w:rPr>
                <w:rFonts w:hint="eastAsia"/>
                <w:b/>
                <w:bCs/>
                <w:noProof/>
                <w:webHidden/>
              </w:rPr>
              <w:t>错误</w:t>
            </w:r>
            <w:r w:rsidR="00951D47">
              <w:rPr>
                <w:rFonts w:hint="eastAsia"/>
                <w:b/>
                <w:bCs/>
                <w:noProof/>
                <w:webHidden/>
              </w:rPr>
              <w:t xml:space="preserve">! </w:t>
            </w:r>
            <w:r w:rsidR="00951D47">
              <w:rPr>
                <w:rFonts w:hint="eastAsia"/>
                <w:b/>
                <w:bCs/>
                <w:noProof/>
                <w:webHidden/>
              </w:rPr>
              <w:t>未定义书签。</w:t>
            </w:r>
            <w:r w:rsidR="00B93FE2">
              <w:rPr>
                <w:noProof/>
                <w:webHidden/>
              </w:rPr>
              <w:fldChar w:fldCharType="end"/>
            </w:r>
          </w:hyperlink>
        </w:p>
        <w:p w14:paraId="29EEED08" w14:textId="77777777" w:rsidR="00B93FE2" w:rsidRDefault="00881C36">
          <w:pPr>
            <w:pStyle w:val="10"/>
            <w:tabs>
              <w:tab w:val="right" w:leader="dot" w:pos="8296"/>
            </w:tabs>
            <w:ind w:firstLine="480"/>
            <w:rPr>
              <w:rFonts w:asciiTheme="minorHAnsi" w:eastAsiaTheme="minorEastAsia" w:hAnsiTheme="minorHAnsi"/>
              <w:noProof/>
              <w:szCs w:val="24"/>
            </w:rPr>
          </w:pPr>
          <w:hyperlink w:anchor="_Toc480753589" w:history="1">
            <w:r w:rsidR="00B93FE2" w:rsidRPr="00055E18">
              <w:rPr>
                <w:rStyle w:val="aa"/>
                <w:noProof/>
              </w:rPr>
              <w:t>3</w:t>
            </w:r>
            <w:r w:rsidR="00B93FE2" w:rsidRPr="00055E18">
              <w:rPr>
                <w:rStyle w:val="aa"/>
                <w:noProof/>
              </w:rPr>
              <w:t>需求分析</w:t>
            </w:r>
            <w:r w:rsidR="00B93FE2">
              <w:rPr>
                <w:noProof/>
                <w:webHidden/>
              </w:rPr>
              <w:tab/>
            </w:r>
            <w:r w:rsidR="00B93FE2">
              <w:rPr>
                <w:noProof/>
                <w:webHidden/>
              </w:rPr>
              <w:fldChar w:fldCharType="begin"/>
            </w:r>
            <w:r w:rsidR="00B93FE2">
              <w:rPr>
                <w:noProof/>
                <w:webHidden/>
              </w:rPr>
              <w:instrText xml:space="preserve"> PAGEREF _Toc480753589 \h </w:instrText>
            </w:r>
            <w:r w:rsidR="00B93FE2">
              <w:rPr>
                <w:noProof/>
                <w:webHidden/>
              </w:rPr>
            </w:r>
            <w:r w:rsidR="00B93FE2">
              <w:rPr>
                <w:noProof/>
                <w:webHidden/>
              </w:rPr>
              <w:fldChar w:fldCharType="separate"/>
            </w:r>
            <w:r w:rsidR="00951D47">
              <w:rPr>
                <w:noProof/>
                <w:webHidden/>
              </w:rPr>
              <w:t>7</w:t>
            </w:r>
            <w:r w:rsidR="00B93FE2">
              <w:rPr>
                <w:noProof/>
                <w:webHidden/>
              </w:rPr>
              <w:fldChar w:fldCharType="end"/>
            </w:r>
          </w:hyperlink>
        </w:p>
        <w:p w14:paraId="4E0811D0" w14:textId="77777777" w:rsidR="00B93FE2" w:rsidRDefault="00881C36">
          <w:pPr>
            <w:pStyle w:val="20"/>
            <w:tabs>
              <w:tab w:val="right" w:leader="dot" w:pos="8296"/>
            </w:tabs>
            <w:ind w:left="480" w:firstLine="480"/>
            <w:rPr>
              <w:rFonts w:asciiTheme="minorHAnsi" w:eastAsiaTheme="minorEastAsia" w:hAnsiTheme="minorHAnsi"/>
              <w:noProof/>
              <w:szCs w:val="24"/>
            </w:rPr>
          </w:pPr>
          <w:hyperlink w:anchor="_Toc480753590" w:history="1">
            <w:r w:rsidR="00B93FE2" w:rsidRPr="00055E18">
              <w:rPr>
                <w:rStyle w:val="aa"/>
                <w:noProof/>
              </w:rPr>
              <w:t xml:space="preserve">3.1 </w:t>
            </w:r>
            <w:r w:rsidR="00B93FE2" w:rsidRPr="00055E18">
              <w:rPr>
                <w:rStyle w:val="aa"/>
                <w:noProof/>
              </w:rPr>
              <w:t>业务需求</w:t>
            </w:r>
            <w:r w:rsidR="00B93FE2">
              <w:rPr>
                <w:noProof/>
                <w:webHidden/>
              </w:rPr>
              <w:tab/>
            </w:r>
            <w:r w:rsidR="00B93FE2">
              <w:rPr>
                <w:noProof/>
                <w:webHidden/>
              </w:rPr>
              <w:fldChar w:fldCharType="begin"/>
            </w:r>
            <w:r w:rsidR="00B93FE2">
              <w:rPr>
                <w:noProof/>
                <w:webHidden/>
              </w:rPr>
              <w:instrText xml:space="preserve"> PAGEREF _Toc480753590 \h </w:instrText>
            </w:r>
            <w:r w:rsidR="00B93FE2">
              <w:rPr>
                <w:noProof/>
                <w:webHidden/>
              </w:rPr>
            </w:r>
            <w:r w:rsidR="00B93FE2">
              <w:rPr>
                <w:noProof/>
                <w:webHidden/>
              </w:rPr>
              <w:fldChar w:fldCharType="separate"/>
            </w:r>
            <w:r w:rsidR="00951D47">
              <w:rPr>
                <w:noProof/>
                <w:webHidden/>
              </w:rPr>
              <w:t>8</w:t>
            </w:r>
            <w:r w:rsidR="00B93FE2">
              <w:rPr>
                <w:noProof/>
                <w:webHidden/>
              </w:rPr>
              <w:fldChar w:fldCharType="end"/>
            </w:r>
          </w:hyperlink>
        </w:p>
        <w:p w14:paraId="26A04476" w14:textId="77777777" w:rsidR="00B93FE2" w:rsidRDefault="00881C36">
          <w:pPr>
            <w:pStyle w:val="20"/>
            <w:tabs>
              <w:tab w:val="right" w:leader="dot" w:pos="8296"/>
            </w:tabs>
            <w:ind w:left="480" w:firstLine="480"/>
            <w:rPr>
              <w:rFonts w:asciiTheme="minorHAnsi" w:eastAsiaTheme="minorEastAsia" w:hAnsiTheme="minorHAnsi"/>
              <w:noProof/>
              <w:szCs w:val="24"/>
            </w:rPr>
          </w:pPr>
          <w:hyperlink w:anchor="_Toc480753591" w:history="1">
            <w:r w:rsidR="00B93FE2" w:rsidRPr="00055E18">
              <w:rPr>
                <w:rStyle w:val="aa"/>
                <w:noProof/>
              </w:rPr>
              <w:t xml:space="preserve">3.2 </w:t>
            </w:r>
            <w:r w:rsidR="00B93FE2" w:rsidRPr="00055E18">
              <w:rPr>
                <w:rStyle w:val="aa"/>
                <w:noProof/>
              </w:rPr>
              <w:t>功能需求</w:t>
            </w:r>
            <w:r w:rsidR="00B93FE2">
              <w:rPr>
                <w:noProof/>
                <w:webHidden/>
              </w:rPr>
              <w:tab/>
            </w:r>
            <w:r w:rsidR="00B93FE2">
              <w:rPr>
                <w:noProof/>
                <w:webHidden/>
              </w:rPr>
              <w:fldChar w:fldCharType="begin"/>
            </w:r>
            <w:r w:rsidR="00B93FE2">
              <w:rPr>
                <w:noProof/>
                <w:webHidden/>
              </w:rPr>
              <w:instrText xml:space="preserve"> PAGEREF _Toc480753591 \h </w:instrText>
            </w:r>
            <w:r w:rsidR="00B93FE2">
              <w:rPr>
                <w:noProof/>
                <w:webHidden/>
              </w:rPr>
            </w:r>
            <w:r w:rsidR="00B93FE2">
              <w:rPr>
                <w:noProof/>
                <w:webHidden/>
              </w:rPr>
              <w:fldChar w:fldCharType="separate"/>
            </w:r>
            <w:r w:rsidR="00951D47">
              <w:rPr>
                <w:noProof/>
                <w:webHidden/>
              </w:rPr>
              <w:t>8</w:t>
            </w:r>
            <w:r w:rsidR="00B93FE2">
              <w:rPr>
                <w:noProof/>
                <w:webHidden/>
              </w:rPr>
              <w:fldChar w:fldCharType="end"/>
            </w:r>
          </w:hyperlink>
        </w:p>
        <w:p w14:paraId="6D6F2BEB" w14:textId="77777777" w:rsidR="00B93FE2" w:rsidRDefault="00881C36">
          <w:pPr>
            <w:pStyle w:val="20"/>
            <w:tabs>
              <w:tab w:val="right" w:leader="dot" w:pos="8296"/>
            </w:tabs>
            <w:ind w:left="480" w:firstLine="480"/>
            <w:rPr>
              <w:rFonts w:asciiTheme="minorHAnsi" w:eastAsiaTheme="minorEastAsia" w:hAnsiTheme="minorHAnsi"/>
              <w:noProof/>
              <w:szCs w:val="24"/>
            </w:rPr>
          </w:pPr>
          <w:hyperlink w:anchor="_Toc480753592" w:history="1">
            <w:r w:rsidR="00B93FE2" w:rsidRPr="00055E18">
              <w:rPr>
                <w:rStyle w:val="aa"/>
                <w:noProof/>
              </w:rPr>
              <w:t xml:space="preserve">3.3 </w:t>
            </w:r>
            <w:r w:rsidR="00B93FE2" w:rsidRPr="00055E18">
              <w:rPr>
                <w:rStyle w:val="aa"/>
                <w:noProof/>
              </w:rPr>
              <w:t>用例图建模</w:t>
            </w:r>
            <w:r w:rsidR="00B93FE2">
              <w:rPr>
                <w:noProof/>
                <w:webHidden/>
              </w:rPr>
              <w:tab/>
            </w:r>
            <w:r w:rsidR="00B93FE2">
              <w:rPr>
                <w:noProof/>
                <w:webHidden/>
              </w:rPr>
              <w:fldChar w:fldCharType="begin"/>
            </w:r>
            <w:r w:rsidR="00B93FE2">
              <w:rPr>
                <w:noProof/>
                <w:webHidden/>
              </w:rPr>
              <w:instrText xml:space="preserve"> PAGEREF _Toc480753592 \h </w:instrText>
            </w:r>
            <w:r w:rsidR="00B93FE2">
              <w:rPr>
                <w:noProof/>
                <w:webHidden/>
              </w:rPr>
            </w:r>
            <w:r w:rsidR="00B93FE2">
              <w:rPr>
                <w:noProof/>
                <w:webHidden/>
              </w:rPr>
              <w:fldChar w:fldCharType="separate"/>
            </w:r>
            <w:r w:rsidR="00951D47">
              <w:rPr>
                <w:noProof/>
                <w:webHidden/>
              </w:rPr>
              <w:t>10</w:t>
            </w:r>
            <w:r w:rsidR="00B93FE2">
              <w:rPr>
                <w:noProof/>
                <w:webHidden/>
              </w:rPr>
              <w:fldChar w:fldCharType="end"/>
            </w:r>
          </w:hyperlink>
        </w:p>
        <w:p w14:paraId="5CF4DA65" w14:textId="77777777" w:rsidR="00B93FE2" w:rsidRDefault="00881C36">
          <w:pPr>
            <w:pStyle w:val="20"/>
            <w:tabs>
              <w:tab w:val="right" w:leader="dot" w:pos="8296"/>
            </w:tabs>
            <w:ind w:left="480" w:firstLine="480"/>
            <w:rPr>
              <w:rFonts w:asciiTheme="minorHAnsi" w:eastAsiaTheme="minorEastAsia" w:hAnsiTheme="minorHAnsi"/>
              <w:noProof/>
              <w:szCs w:val="24"/>
            </w:rPr>
          </w:pPr>
          <w:hyperlink w:anchor="_Toc480753593" w:history="1">
            <w:r w:rsidR="00B93FE2" w:rsidRPr="00055E18">
              <w:rPr>
                <w:rStyle w:val="aa"/>
                <w:noProof/>
              </w:rPr>
              <w:t xml:space="preserve">3.4 RUCM </w:t>
            </w:r>
            <w:r w:rsidR="00B93FE2" w:rsidRPr="00055E18">
              <w:rPr>
                <w:rStyle w:val="aa"/>
                <w:noProof/>
              </w:rPr>
              <w:t>模型</w:t>
            </w:r>
            <w:r w:rsidR="00B93FE2">
              <w:rPr>
                <w:noProof/>
                <w:webHidden/>
              </w:rPr>
              <w:tab/>
            </w:r>
            <w:r w:rsidR="00B93FE2">
              <w:rPr>
                <w:noProof/>
                <w:webHidden/>
              </w:rPr>
              <w:fldChar w:fldCharType="begin"/>
            </w:r>
            <w:r w:rsidR="00B93FE2">
              <w:rPr>
                <w:noProof/>
                <w:webHidden/>
              </w:rPr>
              <w:instrText xml:space="preserve"> PAGEREF _Toc480753593 \h </w:instrText>
            </w:r>
            <w:r w:rsidR="00B93FE2">
              <w:rPr>
                <w:noProof/>
                <w:webHidden/>
              </w:rPr>
            </w:r>
            <w:r w:rsidR="00B93FE2">
              <w:rPr>
                <w:noProof/>
                <w:webHidden/>
              </w:rPr>
              <w:fldChar w:fldCharType="separate"/>
            </w:r>
            <w:r w:rsidR="00951D47">
              <w:rPr>
                <w:noProof/>
                <w:webHidden/>
              </w:rPr>
              <w:t>11</w:t>
            </w:r>
            <w:r w:rsidR="00B93FE2">
              <w:rPr>
                <w:noProof/>
                <w:webHidden/>
              </w:rPr>
              <w:fldChar w:fldCharType="end"/>
            </w:r>
          </w:hyperlink>
        </w:p>
        <w:p w14:paraId="386B30A1" w14:textId="77777777" w:rsidR="00B93FE2" w:rsidRDefault="00881C36">
          <w:pPr>
            <w:pStyle w:val="20"/>
            <w:tabs>
              <w:tab w:val="right" w:leader="dot" w:pos="8296"/>
            </w:tabs>
            <w:ind w:left="480" w:firstLine="480"/>
            <w:rPr>
              <w:rFonts w:asciiTheme="minorHAnsi" w:eastAsiaTheme="minorEastAsia" w:hAnsiTheme="minorHAnsi"/>
              <w:noProof/>
              <w:szCs w:val="24"/>
            </w:rPr>
          </w:pPr>
          <w:hyperlink w:anchor="_Toc480753594" w:history="1">
            <w:r w:rsidR="00B93FE2" w:rsidRPr="00055E18">
              <w:rPr>
                <w:rStyle w:val="aa"/>
                <w:noProof/>
              </w:rPr>
              <w:t xml:space="preserve">3.5 </w:t>
            </w:r>
            <w:r w:rsidR="00B93FE2" w:rsidRPr="00055E18">
              <w:rPr>
                <w:rStyle w:val="aa"/>
                <w:noProof/>
              </w:rPr>
              <w:t>类图建模</w:t>
            </w:r>
            <w:r w:rsidR="00B93FE2">
              <w:rPr>
                <w:noProof/>
                <w:webHidden/>
              </w:rPr>
              <w:tab/>
            </w:r>
            <w:r w:rsidR="00B93FE2">
              <w:rPr>
                <w:noProof/>
                <w:webHidden/>
              </w:rPr>
              <w:fldChar w:fldCharType="begin"/>
            </w:r>
            <w:r w:rsidR="00B93FE2">
              <w:rPr>
                <w:noProof/>
                <w:webHidden/>
              </w:rPr>
              <w:instrText xml:space="preserve"> PAGEREF _Toc480753594 \h </w:instrText>
            </w:r>
            <w:r w:rsidR="00B93FE2">
              <w:rPr>
                <w:noProof/>
                <w:webHidden/>
              </w:rPr>
            </w:r>
            <w:r w:rsidR="00B93FE2">
              <w:rPr>
                <w:noProof/>
                <w:webHidden/>
              </w:rPr>
              <w:fldChar w:fldCharType="separate"/>
            </w:r>
            <w:r w:rsidR="00951D47">
              <w:rPr>
                <w:noProof/>
                <w:webHidden/>
              </w:rPr>
              <w:t>21</w:t>
            </w:r>
            <w:r w:rsidR="00B93FE2">
              <w:rPr>
                <w:noProof/>
                <w:webHidden/>
              </w:rPr>
              <w:fldChar w:fldCharType="end"/>
            </w:r>
          </w:hyperlink>
        </w:p>
        <w:p w14:paraId="03356576" w14:textId="77777777" w:rsidR="00B93FE2" w:rsidRDefault="00881C36">
          <w:pPr>
            <w:pStyle w:val="30"/>
            <w:tabs>
              <w:tab w:val="right" w:leader="dot" w:pos="8296"/>
            </w:tabs>
            <w:ind w:left="960" w:firstLine="480"/>
            <w:rPr>
              <w:rFonts w:asciiTheme="minorHAnsi" w:eastAsiaTheme="minorEastAsia" w:hAnsiTheme="minorHAnsi"/>
              <w:noProof/>
              <w:szCs w:val="24"/>
            </w:rPr>
          </w:pPr>
          <w:hyperlink w:anchor="_Toc480753595" w:history="1">
            <w:r w:rsidR="00B93FE2" w:rsidRPr="00055E18">
              <w:rPr>
                <w:rStyle w:val="aa"/>
                <w:noProof/>
              </w:rPr>
              <w:t>3.5.1 IOC</w:t>
            </w:r>
            <w:r w:rsidR="00B93FE2" w:rsidRPr="00055E18">
              <w:rPr>
                <w:rStyle w:val="aa"/>
                <w:noProof/>
              </w:rPr>
              <w:t>类图建模</w:t>
            </w:r>
            <w:r w:rsidR="00B93FE2">
              <w:rPr>
                <w:noProof/>
                <w:webHidden/>
              </w:rPr>
              <w:tab/>
            </w:r>
            <w:r w:rsidR="00B93FE2">
              <w:rPr>
                <w:noProof/>
                <w:webHidden/>
              </w:rPr>
              <w:fldChar w:fldCharType="begin"/>
            </w:r>
            <w:r w:rsidR="00B93FE2">
              <w:rPr>
                <w:noProof/>
                <w:webHidden/>
              </w:rPr>
              <w:instrText xml:space="preserve"> PAGEREF _Toc480753595 \h </w:instrText>
            </w:r>
            <w:r w:rsidR="00B93FE2">
              <w:rPr>
                <w:noProof/>
                <w:webHidden/>
              </w:rPr>
            </w:r>
            <w:r w:rsidR="00B93FE2">
              <w:rPr>
                <w:noProof/>
                <w:webHidden/>
              </w:rPr>
              <w:fldChar w:fldCharType="separate"/>
            </w:r>
            <w:r w:rsidR="00951D47">
              <w:rPr>
                <w:noProof/>
                <w:webHidden/>
              </w:rPr>
              <w:t>21</w:t>
            </w:r>
            <w:r w:rsidR="00B93FE2">
              <w:rPr>
                <w:noProof/>
                <w:webHidden/>
              </w:rPr>
              <w:fldChar w:fldCharType="end"/>
            </w:r>
          </w:hyperlink>
        </w:p>
        <w:p w14:paraId="32821298" w14:textId="77777777" w:rsidR="00B93FE2" w:rsidRDefault="00881C36">
          <w:pPr>
            <w:pStyle w:val="30"/>
            <w:tabs>
              <w:tab w:val="right" w:leader="dot" w:pos="8296"/>
            </w:tabs>
            <w:ind w:left="960" w:firstLine="480"/>
            <w:rPr>
              <w:rFonts w:asciiTheme="minorHAnsi" w:eastAsiaTheme="minorEastAsia" w:hAnsiTheme="minorHAnsi"/>
              <w:noProof/>
              <w:szCs w:val="24"/>
            </w:rPr>
          </w:pPr>
          <w:hyperlink w:anchor="_Toc480753596" w:history="1">
            <w:r w:rsidR="00B93FE2" w:rsidRPr="00055E18">
              <w:rPr>
                <w:rStyle w:val="aa"/>
                <w:noProof/>
              </w:rPr>
              <w:t xml:space="preserve">3.5.2 </w:t>
            </w:r>
            <w:r w:rsidR="00B93FE2" w:rsidRPr="00055E18">
              <w:rPr>
                <w:rStyle w:val="aa"/>
                <w:noProof/>
              </w:rPr>
              <w:t>配置类图建模</w:t>
            </w:r>
            <w:r w:rsidR="00B93FE2">
              <w:rPr>
                <w:noProof/>
                <w:webHidden/>
              </w:rPr>
              <w:tab/>
            </w:r>
            <w:r w:rsidR="00B93FE2">
              <w:rPr>
                <w:noProof/>
                <w:webHidden/>
              </w:rPr>
              <w:fldChar w:fldCharType="begin"/>
            </w:r>
            <w:r w:rsidR="00B93FE2">
              <w:rPr>
                <w:noProof/>
                <w:webHidden/>
              </w:rPr>
              <w:instrText xml:space="preserve"> PAGEREF _Toc480753596 \h </w:instrText>
            </w:r>
            <w:r w:rsidR="00B93FE2">
              <w:rPr>
                <w:noProof/>
                <w:webHidden/>
              </w:rPr>
            </w:r>
            <w:r w:rsidR="00B93FE2">
              <w:rPr>
                <w:noProof/>
                <w:webHidden/>
              </w:rPr>
              <w:fldChar w:fldCharType="separate"/>
            </w:r>
            <w:r w:rsidR="00951D47">
              <w:rPr>
                <w:noProof/>
                <w:webHidden/>
              </w:rPr>
              <w:t>22</w:t>
            </w:r>
            <w:r w:rsidR="00B93FE2">
              <w:rPr>
                <w:noProof/>
                <w:webHidden/>
              </w:rPr>
              <w:fldChar w:fldCharType="end"/>
            </w:r>
          </w:hyperlink>
        </w:p>
        <w:p w14:paraId="431029F0" w14:textId="77777777" w:rsidR="00B93FE2" w:rsidRDefault="00881C36">
          <w:pPr>
            <w:pStyle w:val="30"/>
            <w:tabs>
              <w:tab w:val="right" w:leader="dot" w:pos="8296"/>
            </w:tabs>
            <w:ind w:left="960" w:firstLine="480"/>
            <w:rPr>
              <w:rFonts w:asciiTheme="minorHAnsi" w:eastAsiaTheme="minorEastAsia" w:hAnsiTheme="minorHAnsi"/>
              <w:noProof/>
              <w:szCs w:val="24"/>
            </w:rPr>
          </w:pPr>
          <w:hyperlink w:anchor="_Toc480753597" w:history="1">
            <w:r w:rsidR="00B93FE2" w:rsidRPr="00055E18">
              <w:rPr>
                <w:rStyle w:val="aa"/>
                <w:noProof/>
              </w:rPr>
              <w:t xml:space="preserve">3.5.3 </w:t>
            </w:r>
            <w:r w:rsidR="00B93FE2" w:rsidRPr="00055E18">
              <w:rPr>
                <w:rStyle w:val="aa"/>
                <w:noProof/>
              </w:rPr>
              <w:t>数据库类图建模</w:t>
            </w:r>
            <w:r w:rsidR="00B93FE2">
              <w:rPr>
                <w:noProof/>
                <w:webHidden/>
              </w:rPr>
              <w:tab/>
            </w:r>
            <w:r w:rsidR="00B93FE2">
              <w:rPr>
                <w:noProof/>
                <w:webHidden/>
              </w:rPr>
              <w:fldChar w:fldCharType="begin"/>
            </w:r>
            <w:r w:rsidR="00B93FE2">
              <w:rPr>
                <w:noProof/>
                <w:webHidden/>
              </w:rPr>
              <w:instrText xml:space="preserve"> PAGEREF _Toc480753597 \h </w:instrText>
            </w:r>
            <w:r w:rsidR="00B93FE2">
              <w:rPr>
                <w:noProof/>
                <w:webHidden/>
              </w:rPr>
            </w:r>
            <w:r w:rsidR="00B93FE2">
              <w:rPr>
                <w:noProof/>
                <w:webHidden/>
              </w:rPr>
              <w:fldChar w:fldCharType="separate"/>
            </w:r>
            <w:r w:rsidR="00951D47">
              <w:rPr>
                <w:noProof/>
                <w:webHidden/>
              </w:rPr>
              <w:t>22</w:t>
            </w:r>
            <w:r w:rsidR="00B93FE2">
              <w:rPr>
                <w:noProof/>
                <w:webHidden/>
              </w:rPr>
              <w:fldChar w:fldCharType="end"/>
            </w:r>
          </w:hyperlink>
        </w:p>
        <w:p w14:paraId="5E25A910" w14:textId="77777777" w:rsidR="00B93FE2" w:rsidRDefault="00881C36">
          <w:pPr>
            <w:pStyle w:val="30"/>
            <w:tabs>
              <w:tab w:val="right" w:leader="dot" w:pos="8296"/>
            </w:tabs>
            <w:ind w:left="960" w:firstLine="480"/>
            <w:rPr>
              <w:rFonts w:asciiTheme="minorHAnsi" w:eastAsiaTheme="minorEastAsia" w:hAnsiTheme="minorHAnsi"/>
              <w:noProof/>
              <w:szCs w:val="24"/>
            </w:rPr>
          </w:pPr>
          <w:hyperlink w:anchor="_Toc480753598" w:history="1">
            <w:r w:rsidR="00B93FE2" w:rsidRPr="00055E18">
              <w:rPr>
                <w:rStyle w:val="aa"/>
                <w:noProof/>
              </w:rPr>
              <w:t xml:space="preserve">3.5.4 </w:t>
            </w:r>
            <w:r w:rsidR="00B93FE2" w:rsidRPr="00055E18">
              <w:rPr>
                <w:rStyle w:val="aa"/>
                <w:noProof/>
              </w:rPr>
              <w:t>请求响应类图建模</w:t>
            </w:r>
            <w:r w:rsidR="00B93FE2">
              <w:rPr>
                <w:noProof/>
                <w:webHidden/>
              </w:rPr>
              <w:tab/>
            </w:r>
            <w:r w:rsidR="00B93FE2">
              <w:rPr>
                <w:noProof/>
                <w:webHidden/>
              </w:rPr>
              <w:fldChar w:fldCharType="begin"/>
            </w:r>
            <w:r w:rsidR="00B93FE2">
              <w:rPr>
                <w:noProof/>
                <w:webHidden/>
              </w:rPr>
              <w:instrText xml:space="preserve"> PAGEREF _Toc480753598 \h </w:instrText>
            </w:r>
            <w:r w:rsidR="00B93FE2">
              <w:rPr>
                <w:noProof/>
                <w:webHidden/>
              </w:rPr>
            </w:r>
            <w:r w:rsidR="00B93FE2">
              <w:rPr>
                <w:noProof/>
                <w:webHidden/>
              </w:rPr>
              <w:fldChar w:fldCharType="separate"/>
            </w:r>
            <w:r w:rsidR="00951D47">
              <w:rPr>
                <w:noProof/>
                <w:webHidden/>
              </w:rPr>
              <w:t>24</w:t>
            </w:r>
            <w:r w:rsidR="00B93FE2">
              <w:rPr>
                <w:noProof/>
                <w:webHidden/>
              </w:rPr>
              <w:fldChar w:fldCharType="end"/>
            </w:r>
          </w:hyperlink>
        </w:p>
        <w:p w14:paraId="65D3B296" w14:textId="77777777" w:rsidR="00B93FE2" w:rsidRDefault="00881C36">
          <w:pPr>
            <w:pStyle w:val="30"/>
            <w:tabs>
              <w:tab w:val="right" w:leader="dot" w:pos="8296"/>
            </w:tabs>
            <w:ind w:left="960" w:firstLine="480"/>
            <w:rPr>
              <w:rFonts w:asciiTheme="minorHAnsi" w:eastAsiaTheme="minorEastAsia" w:hAnsiTheme="minorHAnsi"/>
              <w:noProof/>
              <w:szCs w:val="24"/>
            </w:rPr>
          </w:pPr>
          <w:hyperlink w:anchor="_Toc480753599" w:history="1">
            <w:r w:rsidR="00B93FE2" w:rsidRPr="00055E18">
              <w:rPr>
                <w:rStyle w:val="aa"/>
                <w:noProof/>
              </w:rPr>
              <w:t xml:space="preserve">3.5.5 </w:t>
            </w:r>
            <w:r w:rsidR="00B93FE2" w:rsidRPr="00055E18">
              <w:rPr>
                <w:rStyle w:val="aa"/>
                <w:noProof/>
                <w:kern w:val="0"/>
              </w:rPr>
              <w:t>拦截请求</w:t>
            </w:r>
            <w:r w:rsidR="00B93FE2" w:rsidRPr="00055E18">
              <w:rPr>
                <w:rStyle w:val="aa"/>
                <w:noProof/>
              </w:rPr>
              <w:t>类图建模</w:t>
            </w:r>
            <w:r w:rsidR="00B93FE2">
              <w:rPr>
                <w:noProof/>
                <w:webHidden/>
              </w:rPr>
              <w:tab/>
            </w:r>
            <w:r w:rsidR="00B93FE2">
              <w:rPr>
                <w:noProof/>
                <w:webHidden/>
              </w:rPr>
              <w:fldChar w:fldCharType="begin"/>
            </w:r>
            <w:r w:rsidR="00B93FE2">
              <w:rPr>
                <w:noProof/>
                <w:webHidden/>
              </w:rPr>
              <w:instrText xml:space="preserve"> PAGEREF _Toc480753599 \h </w:instrText>
            </w:r>
            <w:r w:rsidR="00B93FE2">
              <w:rPr>
                <w:noProof/>
                <w:webHidden/>
              </w:rPr>
            </w:r>
            <w:r w:rsidR="00B93FE2">
              <w:rPr>
                <w:noProof/>
                <w:webHidden/>
              </w:rPr>
              <w:fldChar w:fldCharType="separate"/>
            </w:r>
            <w:r w:rsidR="00951D47">
              <w:rPr>
                <w:noProof/>
                <w:webHidden/>
              </w:rPr>
              <w:t>24</w:t>
            </w:r>
            <w:r w:rsidR="00B93FE2">
              <w:rPr>
                <w:noProof/>
                <w:webHidden/>
              </w:rPr>
              <w:fldChar w:fldCharType="end"/>
            </w:r>
          </w:hyperlink>
        </w:p>
        <w:p w14:paraId="0577144A" w14:textId="77777777" w:rsidR="00B93FE2" w:rsidRDefault="00881C36">
          <w:pPr>
            <w:pStyle w:val="20"/>
            <w:tabs>
              <w:tab w:val="right" w:leader="dot" w:pos="8296"/>
            </w:tabs>
            <w:ind w:left="480" w:firstLine="480"/>
            <w:rPr>
              <w:rFonts w:asciiTheme="minorHAnsi" w:eastAsiaTheme="minorEastAsia" w:hAnsiTheme="minorHAnsi"/>
              <w:noProof/>
              <w:szCs w:val="24"/>
            </w:rPr>
          </w:pPr>
          <w:hyperlink w:anchor="_Toc480753600" w:history="1">
            <w:r w:rsidR="00B93FE2" w:rsidRPr="00055E18">
              <w:rPr>
                <w:rStyle w:val="aa"/>
                <w:noProof/>
              </w:rPr>
              <w:t xml:space="preserve">3.6 </w:t>
            </w:r>
            <w:r w:rsidR="00B93FE2" w:rsidRPr="00055E18">
              <w:rPr>
                <w:rStyle w:val="aa"/>
                <w:noProof/>
              </w:rPr>
              <w:t>非功能需求</w:t>
            </w:r>
            <w:r w:rsidR="00B93FE2">
              <w:rPr>
                <w:noProof/>
                <w:webHidden/>
              </w:rPr>
              <w:tab/>
            </w:r>
            <w:r w:rsidR="00B93FE2">
              <w:rPr>
                <w:noProof/>
                <w:webHidden/>
              </w:rPr>
              <w:fldChar w:fldCharType="begin"/>
            </w:r>
            <w:r w:rsidR="00B93FE2">
              <w:rPr>
                <w:noProof/>
                <w:webHidden/>
              </w:rPr>
              <w:instrText xml:space="preserve"> PAGEREF _Toc480753600 \h </w:instrText>
            </w:r>
            <w:r w:rsidR="00B93FE2">
              <w:rPr>
                <w:noProof/>
                <w:webHidden/>
              </w:rPr>
            </w:r>
            <w:r w:rsidR="00B93FE2">
              <w:rPr>
                <w:noProof/>
                <w:webHidden/>
              </w:rPr>
              <w:fldChar w:fldCharType="separate"/>
            </w:r>
            <w:r w:rsidR="00951D47">
              <w:rPr>
                <w:noProof/>
                <w:webHidden/>
              </w:rPr>
              <w:t>24</w:t>
            </w:r>
            <w:r w:rsidR="00B93FE2">
              <w:rPr>
                <w:noProof/>
                <w:webHidden/>
              </w:rPr>
              <w:fldChar w:fldCharType="end"/>
            </w:r>
          </w:hyperlink>
        </w:p>
        <w:p w14:paraId="44520EA9" w14:textId="77777777" w:rsidR="00B93FE2" w:rsidRDefault="00881C36">
          <w:pPr>
            <w:pStyle w:val="30"/>
            <w:tabs>
              <w:tab w:val="right" w:leader="dot" w:pos="8296"/>
            </w:tabs>
            <w:ind w:left="960" w:firstLine="480"/>
            <w:rPr>
              <w:rFonts w:asciiTheme="minorHAnsi" w:eastAsiaTheme="minorEastAsia" w:hAnsiTheme="minorHAnsi"/>
              <w:noProof/>
              <w:szCs w:val="24"/>
            </w:rPr>
          </w:pPr>
          <w:hyperlink w:anchor="_Toc480753601" w:history="1">
            <w:r w:rsidR="00B93FE2" w:rsidRPr="00055E18">
              <w:rPr>
                <w:rStyle w:val="aa"/>
                <w:noProof/>
              </w:rPr>
              <w:t>3.6.1</w:t>
            </w:r>
            <w:r w:rsidR="00B93FE2" w:rsidRPr="00055E18">
              <w:rPr>
                <w:rStyle w:val="aa"/>
                <w:noProof/>
              </w:rPr>
              <w:t>数据库操作中适当利用缓存</w:t>
            </w:r>
            <w:r w:rsidR="00B93FE2">
              <w:rPr>
                <w:noProof/>
                <w:webHidden/>
              </w:rPr>
              <w:tab/>
            </w:r>
            <w:r w:rsidR="00B93FE2">
              <w:rPr>
                <w:noProof/>
                <w:webHidden/>
              </w:rPr>
              <w:fldChar w:fldCharType="begin"/>
            </w:r>
            <w:r w:rsidR="00B93FE2">
              <w:rPr>
                <w:noProof/>
                <w:webHidden/>
              </w:rPr>
              <w:instrText xml:space="preserve"> PAGEREF _Toc480753601 \h </w:instrText>
            </w:r>
            <w:r w:rsidR="00B93FE2">
              <w:rPr>
                <w:noProof/>
                <w:webHidden/>
              </w:rPr>
            </w:r>
            <w:r w:rsidR="00B93FE2">
              <w:rPr>
                <w:noProof/>
                <w:webHidden/>
              </w:rPr>
              <w:fldChar w:fldCharType="separate"/>
            </w:r>
            <w:r w:rsidR="00951D47">
              <w:rPr>
                <w:noProof/>
                <w:webHidden/>
              </w:rPr>
              <w:t>25</w:t>
            </w:r>
            <w:r w:rsidR="00B93FE2">
              <w:rPr>
                <w:noProof/>
                <w:webHidden/>
              </w:rPr>
              <w:fldChar w:fldCharType="end"/>
            </w:r>
          </w:hyperlink>
        </w:p>
        <w:p w14:paraId="1B093094" w14:textId="77777777" w:rsidR="00B93FE2" w:rsidRDefault="00881C36">
          <w:pPr>
            <w:pStyle w:val="30"/>
            <w:tabs>
              <w:tab w:val="right" w:leader="dot" w:pos="8296"/>
            </w:tabs>
            <w:ind w:left="960" w:firstLine="480"/>
            <w:rPr>
              <w:rFonts w:asciiTheme="minorHAnsi" w:eastAsiaTheme="minorEastAsia" w:hAnsiTheme="minorHAnsi"/>
              <w:noProof/>
              <w:szCs w:val="24"/>
            </w:rPr>
          </w:pPr>
          <w:hyperlink w:anchor="_Toc480753602" w:history="1">
            <w:r w:rsidR="00B93FE2" w:rsidRPr="00055E18">
              <w:rPr>
                <w:rStyle w:val="aa"/>
                <w:noProof/>
              </w:rPr>
              <w:t>3.6.2MVC</w:t>
            </w:r>
            <w:r w:rsidR="00B93FE2" w:rsidRPr="00055E18">
              <w:rPr>
                <w:rStyle w:val="aa"/>
                <w:noProof/>
              </w:rPr>
              <w:t>框架必须能够支持较大规模的并发请求</w:t>
            </w:r>
            <w:r w:rsidR="00B93FE2">
              <w:rPr>
                <w:noProof/>
                <w:webHidden/>
              </w:rPr>
              <w:tab/>
            </w:r>
            <w:r w:rsidR="00B93FE2">
              <w:rPr>
                <w:noProof/>
                <w:webHidden/>
              </w:rPr>
              <w:fldChar w:fldCharType="begin"/>
            </w:r>
            <w:r w:rsidR="00B93FE2">
              <w:rPr>
                <w:noProof/>
                <w:webHidden/>
              </w:rPr>
              <w:instrText xml:space="preserve"> PAGEREF _Toc480753602 \h </w:instrText>
            </w:r>
            <w:r w:rsidR="00B93FE2">
              <w:rPr>
                <w:noProof/>
                <w:webHidden/>
              </w:rPr>
            </w:r>
            <w:r w:rsidR="00B93FE2">
              <w:rPr>
                <w:noProof/>
                <w:webHidden/>
              </w:rPr>
              <w:fldChar w:fldCharType="separate"/>
            </w:r>
            <w:r w:rsidR="00951D47">
              <w:rPr>
                <w:noProof/>
                <w:webHidden/>
              </w:rPr>
              <w:t>26</w:t>
            </w:r>
            <w:r w:rsidR="00B93FE2">
              <w:rPr>
                <w:noProof/>
                <w:webHidden/>
              </w:rPr>
              <w:fldChar w:fldCharType="end"/>
            </w:r>
          </w:hyperlink>
        </w:p>
        <w:p w14:paraId="4A9966AC" w14:textId="77777777" w:rsidR="00B93FE2" w:rsidRDefault="00881C36">
          <w:pPr>
            <w:pStyle w:val="30"/>
            <w:tabs>
              <w:tab w:val="right" w:leader="dot" w:pos="8296"/>
            </w:tabs>
            <w:ind w:left="960" w:firstLine="480"/>
            <w:rPr>
              <w:rFonts w:asciiTheme="minorHAnsi" w:eastAsiaTheme="minorEastAsia" w:hAnsiTheme="minorHAnsi"/>
              <w:noProof/>
              <w:szCs w:val="24"/>
            </w:rPr>
          </w:pPr>
          <w:hyperlink w:anchor="_Toc480753603" w:history="1">
            <w:r w:rsidR="00B93FE2" w:rsidRPr="00055E18">
              <w:rPr>
                <w:rStyle w:val="aa"/>
                <w:noProof/>
              </w:rPr>
              <w:t>3.6.3</w:t>
            </w:r>
            <w:r w:rsidR="00B93FE2" w:rsidRPr="00055E18">
              <w:rPr>
                <w:rStyle w:val="aa"/>
                <w:noProof/>
              </w:rPr>
              <w:t>Ｍ</w:t>
            </w:r>
            <w:r w:rsidR="00B93FE2" w:rsidRPr="00055E18">
              <w:rPr>
                <w:rStyle w:val="aa"/>
                <w:noProof/>
              </w:rPr>
              <w:t>VC</w:t>
            </w:r>
            <w:r w:rsidR="00B93FE2" w:rsidRPr="00055E18">
              <w:rPr>
                <w:rStyle w:val="aa"/>
                <w:noProof/>
              </w:rPr>
              <w:t>框架需要避免过度解耦</w:t>
            </w:r>
            <w:r w:rsidR="00B93FE2">
              <w:rPr>
                <w:noProof/>
                <w:webHidden/>
              </w:rPr>
              <w:tab/>
            </w:r>
            <w:r w:rsidR="00B93FE2">
              <w:rPr>
                <w:noProof/>
                <w:webHidden/>
              </w:rPr>
              <w:fldChar w:fldCharType="begin"/>
            </w:r>
            <w:r w:rsidR="00B93FE2">
              <w:rPr>
                <w:noProof/>
                <w:webHidden/>
              </w:rPr>
              <w:instrText xml:space="preserve"> PAGEREF _Toc480753603 \h </w:instrText>
            </w:r>
            <w:r w:rsidR="00B93FE2">
              <w:rPr>
                <w:noProof/>
                <w:webHidden/>
              </w:rPr>
            </w:r>
            <w:r w:rsidR="00B93FE2">
              <w:rPr>
                <w:noProof/>
                <w:webHidden/>
              </w:rPr>
              <w:fldChar w:fldCharType="separate"/>
            </w:r>
            <w:r w:rsidR="00951D47">
              <w:rPr>
                <w:noProof/>
                <w:webHidden/>
              </w:rPr>
              <w:t>27</w:t>
            </w:r>
            <w:r w:rsidR="00B93FE2">
              <w:rPr>
                <w:noProof/>
                <w:webHidden/>
              </w:rPr>
              <w:fldChar w:fldCharType="end"/>
            </w:r>
          </w:hyperlink>
        </w:p>
        <w:p w14:paraId="7A04A434" w14:textId="77777777" w:rsidR="00B93FE2" w:rsidRDefault="00881C36">
          <w:pPr>
            <w:pStyle w:val="30"/>
            <w:tabs>
              <w:tab w:val="right" w:leader="dot" w:pos="8296"/>
            </w:tabs>
            <w:ind w:left="960" w:firstLine="480"/>
            <w:rPr>
              <w:rFonts w:asciiTheme="minorHAnsi" w:eastAsiaTheme="minorEastAsia" w:hAnsiTheme="minorHAnsi"/>
              <w:noProof/>
              <w:szCs w:val="24"/>
            </w:rPr>
          </w:pPr>
          <w:hyperlink w:anchor="_Toc480753604" w:history="1">
            <w:r w:rsidR="00B93FE2" w:rsidRPr="00055E18">
              <w:rPr>
                <w:rStyle w:val="aa"/>
                <w:noProof/>
              </w:rPr>
              <w:t>3.6.4</w:t>
            </w:r>
            <w:r w:rsidR="00B93FE2" w:rsidRPr="00055E18">
              <w:rPr>
                <w:rStyle w:val="aa"/>
                <w:noProof/>
              </w:rPr>
              <w:t>Ｍ</w:t>
            </w:r>
            <w:r w:rsidR="00B93FE2" w:rsidRPr="00055E18">
              <w:rPr>
                <w:rStyle w:val="aa"/>
                <w:noProof/>
              </w:rPr>
              <w:t>VC</w:t>
            </w:r>
            <w:r w:rsidR="00B93FE2" w:rsidRPr="00055E18">
              <w:rPr>
                <w:rStyle w:val="aa"/>
                <w:noProof/>
              </w:rPr>
              <w:t>框架应当提供一定的灵活性</w:t>
            </w:r>
            <w:r w:rsidR="00B93FE2">
              <w:rPr>
                <w:noProof/>
                <w:webHidden/>
              </w:rPr>
              <w:tab/>
            </w:r>
            <w:r w:rsidR="00B93FE2">
              <w:rPr>
                <w:noProof/>
                <w:webHidden/>
              </w:rPr>
              <w:fldChar w:fldCharType="begin"/>
            </w:r>
            <w:r w:rsidR="00B93FE2">
              <w:rPr>
                <w:noProof/>
                <w:webHidden/>
              </w:rPr>
              <w:instrText xml:space="preserve"> PAGEREF _Toc480753604 \h </w:instrText>
            </w:r>
            <w:r w:rsidR="00B93FE2">
              <w:rPr>
                <w:noProof/>
                <w:webHidden/>
              </w:rPr>
            </w:r>
            <w:r w:rsidR="00B93FE2">
              <w:rPr>
                <w:noProof/>
                <w:webHidden/>
              </w:rPr>
              <w:fldChar w:fldCharType="separate"/>
            </w:r>
            <w:r w:rsidR="00951D47">
              <w:rPr>
                <w:noProof/>
                <w:webHidden/>
              </w:rPr>
              <w:t>27</w:t>
            </w:r>
            <w:r w:rsidR="00B93FE2">
              <w:rPr>
                <w:noProof/>
                <w:webHidden/>
              </w:rPr>
              <w:fldChar w:fldCharType="end"/>
            </w:r>
          </w:hyperlink>
        </w:p>
        <w:p w14:paraId="1F1C6949" w14:textId="77777777" w:rsidR="00B93FE2" w:rsidRDefault="00881C36">
          <w:pPr>
            <w:pStyle w:val="20"/>
            <w:tabs>
              <w:tab w:val="right" w:leader="dot" w:pos="8296"/>
            </w:tabs>
            <w:ind w:left="480" w:firstLine="480"/>
            <w:rPr>
              <w:rFonts w:asciiTheme="minorHAnsi" w:eastAsiaTheme="minorEastAsia" w:hAnsiTheme="minorHAnsi"/>
              <w:noProof/>
              <w:szCs w:val="24"/>
            </w:rPr>
          </w:pPr>
          <w:hyperlink w:anchor="_Toc480753605" w:history="1">
            <w:r w:rsidR="00B93FE2" w:rsidRPr="00055E18">
              <w:rPr>
                <w:rStyle w:val="aa"/>
                <w:noProof/>
              </w:rPr>
              <w:t xml:space="preserve">3.7 </w:t>
            </w:r>
            <w:r w:rsidR="00B93FE2" w:rsidRPr="00055E18">
              <w:rPr>
                <w:rStyle w:val="aa"/>
                <w:noProof/>
              </w:rPr>
              <w:t>输入和输出</w:t>
            </w:r>
            <w:r w:rsidR="00B93FE2">
              <w:rPr>
                <w:noProof/>
                <w:webHidden/>
              </w:rPr>
              <w:tab/>
            </w:r>
            <w:r w:rsidR="00B93FE2">
              <w:rPr>
                <w:noProof/>
                <w:webHidden/>
              </w:rPr>
              <w:fldChar w:fldCharType="begin"/>
            </w:r>
            <w:r w:rsidR="00B93FE2">
              <w:rPr>
                <w:noProof/>
                <w:webHidden/>
              </w:rPr>
              <w:instrText xml:space="preserve"> PAGEREF _Toc480753605 \h </w:instrText>
            </w:r>
            <w:r w:rsidR="00B93FE2">
              <w:rPr>
                <w:noProof/>
                <w:webHidden/>
              </w:rPr>
            </w:r>
            <w:r w:rsidR="00B93FE2">
              <w:rPr>
                <w:noProof/>
                <w:webHidden/>
              </w:rPr>
              <w:fldChar w:fldCharType="separate"/>
            </w:r>
            <w:r w:rsidR="00951D47">
              <w:rPr>
                <w:noProof/>
                <w:webHidden/>
              </w:rPr>
              <w:t>28</w:t>
            </w:r>
            <w:r w:rsidR="00B93FE2">
              <w:rPr>
                <w:noProof/>
                <w:webHidden/>
              </w:rPr>
              <w:fldChar w:fldCharType="end"/>
            </w:r>
          </w:hyperlink>
        </w:p>
        <w:p w14:paraId="1FFFDBE1" w14:textId="77777777" w:rsidR="00B93FE2" w:rsidRDefault="00881C36">
          <w:pPr>
            <w:pStyle w:val="20"/>
            <w:tabs>
              <w:tab w:val="right" w:leader="dot" w:pos="8296"/>
            </w:tabs>
            <w:ind w:left="480" w:firstLine="480"/>
            <w:rPr>
              <w:rFonts w:asciiTheme="minorHAnsi" w:eastAsiaTheme="minorEastAsia" w:hAnsiTheme="minorHAnsi"/>
              <w:noProof/>
              <w:szCs w:val="24"/>
            </w:rPr>
          </w:pPr>
          <w:hyperlink w:anchor="_Toc480753606" w:history="1">
            <w:r w:rsidR="00B93FE2" w:rsidRPr="00055E18">
              <w:rPr>
                <w:rStyle w:val="aa"/>
                <w:noProof/>
              </w:rPr>
              <w:t xml:space="preserve">3.8 </w:t>
            </w:r>
            <w:r w:rsidR="00B93FE2" w:rsidRPr="00055E18">
              <w:rPr>
                <w:rStyle w:val="aa"/>
                <w:noProof/>
              </w:rPr>
              <w:t>数据库特性</w:t>
            </w:r>
            <w:r w:rsidR="00B93FE2">
              <w:rPr>
                <w:noProof/>
                <w:webHidden/>
              </w:rPr>
              <w:tab/>
            </w:r>
            <w:r w:rsidR="00B93FE2">
              <w:rPr>
                <w:noProof/>
                <w:webHidden/>
              </w:rPr>
              <w:fldChar w:fldCharType="begin"/>
            </w:r>
            <w:r w:rsidR="00B93FE2">
              <w:rPr>
                <w:noProof/>
                <w:webHidden/>
              </w:rPr>
              <w:instrText xml:space="preserve"> PAGEREF _Toc480753606 \h </w:instrText>
            </w:r>
            <w:r w:rsidR="00B93FE2">
              <w:rPr>
                <w:noProof/>
                <w:webHidden/>
              </w:rPr>
            </w:r>
            <w:r w:rsidR="00B93FE2">
              <w:rPr>
                <w:noProof/>
                <w:webHidden/>
              </w:rPr>
              <w:fldChar w:fldCharType="separate"/>
            </w:r>
            <w:r w:rsidR="00951D47">
              <w:rPr>
                <w:noProof/>
                <w:webHidden/>
              </w:rPr>
              <w:t>28</w:t>
            </w:r>
            <w:r w:rsidR="00B93FE2">
              <w:rPr>
                <w:noProof/>
                <w:webHidden/>
              </w:rPr>
              <w:fldChar w:fldCharType="end"/>
            </w:r>
          </w:hyperlink>
        </w:p>
        <w:p w14:paraId="35A30FB8" w14:textId="77777777" w:rsidR="00B93FE2" w:rsidRDefault="00881C36">
          <w:pPr>
            <w:pStyle w:val="20"/>
            <w:tabs>
              <w:tab w:val="right" w:leader="dot" w:pos="8296"/>
            </w:tabs>
            <w:ind w:left="480" w:firstLine="480"/>
            <w:rPr>
              <w:rFonts w:asciiTheme="minorHAnsi" w:eastAsiaTheme="minorEastAsia" w:hAnsiTheme="minorHAnsi"/>
              <w:noProof/>
              <w:szCs w:val="24"/>
            </w:rPr>
          </w:pPr>
          <w:hyperlink w:anchor="_Toc480753607" w:history="1">
            <w:r w:rsidR="00B93FE2" w:rsidRPr="00055E18">
              <w:rPr>
                <w:rStyle w:val="aa"/>
                <w:noProof/>
              </w:rPr>
              <w:t xml:space="preserve">3.9 </w:t>
            </w:r>
            <w:r w:rsidR="00B93FE2" w:rsidRPr="00055E18">
              <w:rPr>
                <w:rStyle w:val="aa"/>
                <w:noProof/>
              </w:rPr>
              <w:t>故障处理</w:t>
            </w:r>
            <w:r w:rsidR="00B93FE2">
              <w:rPr>
                <w:noProof/>
                <w:webHidden/>
              </w:rPr>
              <w:tab/>
            </w:r>
            <w:r w:rsidR="00B93FE2">
              <w:rPr>
                <w:noProof/>
                <w:webHidden/>
              </w:rPr>
              <w:fldChar w:fldCharType="begin"/>
            </w:r>
            <w:r w:rsidR="00B93FE2">
              <w:rPr>
                <w:noProof/>
                <w:webHidden/>
              </w:rPr>
              <w:instrText xml:space="preserve"> PAGEREF _Toc480753607 \h </w:instrText>
            </w:r>
            <w:r w:rsidR="00B93FE2">
              <w:rPr>
                <w:noProof/>
                <w:webHidden/>
              </w:rPr>
            </w:r>
            <w:r w:rsidR="00B93FE2">
              <w:rPr>
                <w:noProof/>
                <w:webHidden/>
              </w:rPr>
              <w:fldChar w:fldCharType="separate"/>
            </w:r>
            <w:r w:rsidR="00951D47">
              <w:rPr>
                <w:noProof/>
                <w:webHidden/>
              </w:rPr>
              <w:t>28</w:t>
            </w:r>
            <w:r w:rsidR="00B93FE2">
              <w:rPr>
                <w:noProof/>
                <w:webHidden/>
              </w:rPr>
              <w:fldChar w:fldCharType="end"/>
            </w:r>
          </w:hyperlink>
        </w:p>
        <w:p w14:paraId="4B9EDC89" w14:textId="77777777" w:rsidR="00B93FE2" w:rsidRDefault="00881C36">
          <w:pPr>
            <w:pStyle w:val="20"/>
            <w:tabs>
              <w:tab w:val="right" w:leader="dot" w:pos="8296"/>
            </w:tabs>
            <w:ind w:left="480" w:firstLine="480"/>
            <w:rPr>
              <w:rFonts w:asciiTheme="minorHAnsi" w:eastAsiaTheme="minorEastAsia" w:hAnsiTheme="minorHAnsi"/>
              <w:noProof/>
              <w:szCs w:val="24"/>
            </w:rPr>
          </w:pPr>
          <w:hyperlink w:anchor="_Toc480753608" w:history="1">
            <w:r w:rsidR="00B93FE2" w:rsidRPr="00055E18">
              <w:rPr>
                <w:rStyle w:val="aa"/>
                <w:noProof/>
              </w:rPr>
              <w:t xml:space="preserve">3.10 </w:t>
            </w:r>
            <w:r w:rsidR="00B93FE2" w:rsidRPr="00055E18">
              <w:rPr>
                <w:rStyle w:val="aa"/>
                <w:noProof/>
              </w:rPr>
              <w:t>安全和保密</w:t>
            </w:r>
            <w:r w:rsidR="00B93FE2">
              <w:rPr>
                <w:noProof/>
                <w:webHidden/>
              </w:rPr>
              <w:tab/>
            </w:r>
            <w:r w:rsidR="00B93FE2">
              <w:rPr>
                <w:noProof/>
                <w:webHidden/>
              </w:rPr>
              <w:fldChar w:fldCharType="begin"/>
            </w:r>
            <w:r w:rsidR="00B93FE2">
              <w:rPr>
                <w:noProof/>
                <w:webHidden/>
              </w:rPr>
              <w:instrText xml:space="preserve"> PAGEREF _Toc480753608 \h </w:instrText>
            </w:r>
            <w:r w:rsidR="00B93FE2">
              <w:rPr>
                <w:noProof/>
                <w:webHidden/>
              </w:rPr>
            </w:r>
            <w:r w:rsidR="00B93FE2">
              <w:rPr>
                <w:noProof/>
                <w:webHidden/>
              </w:rPr>
              <w:fldChar w:fldCharType="separate"/>
            </w:r>
            <w:r w:rsidR="00951D47">
              <w:rPr>
                <w:noProof/>
                <w:webHidden/>
              </w:rPr>
              <w:t>30</w:t>
            </w:r>
            <w:r w:rsidR="00B93FE2">
              <w:rPr>
                <w:noProof/>
                <w:webHidden/>
              </w:rPr>
              <w:fldChar w:fldCharType="end"/>
            </w:r>
          </w:hyperlink>
        </w:p>
        <w:p w14:paraId="287F53AE" w14:textId="77777777" w:rsidR="00B93FE2" w:rsidRDefault="00881C36">
          <w:pPr>
            <w:pStyle w:val="10"/>
            <w:tabs>
              <w:tab w:val="right" w:leader="dot" w:pos="8296"/>
            </w:tabs>
            <w:ind w:firstLine="480"/>
            <w:rPr>
              <w:rFonts w:asciiTheme="minorHAnsi" w:eastAsiaTheme="minorEastAsia" w:hAnsiTheme="minorHAnsi"/>
              <w:noProof/>
              <w:szCs w:val="24"/>
            </w:rPr>
          </w:pPr>
          <w:hyperlink w:anchor="_Toc480753609" w:history="1">
            <w:r w:rsidR="00B93FE2" w:rsidRPr="00055E18">
              <w:rPr>
                <w:rStyle w:val="aa"/>
                <w:noProof/>
              </w:rPr>
              <w:t xml:space="preserve">4 </w:t>
            </w:r>
            <w:r w:rsidR="00B93FE2" w:rsidRPr="00055E18">
              <w:rPr>
                <w:rStyle w:val="aa"/>
                <w:noProof/>
              </w:rPr>
              <w:t>时序图</w:t>
            </w:r>
            <w:r w:rsidR="00B93FE2">
              <w:rPr>
                <w:noProof/>
                <w:webHidden/>
              </w:rPr>
              <w:tab/>
            </w:r>
            <w:r w:rsidR="00B93FE2">
              <w:rPr>
                <w:noProof/>
                <w:webHidden/>
              </w:rPr>
              <w:fldChar w:fldCharType="begin"/>
            </w:r>
            <w:r w:rsidR="00B93FE2">
              <w:rPr>
                <w:noProof/>
                <w:webHidden/>
              </w:rPr>
              <w:instrText xml:space="preserve"> PAGEREF _Toc480753609 \h </w:instrText>
            </w:r>
            <w:r w:rsidR="00B93FE2">
              <w:rPr>
                <w:noProof/>
                <w:webHidden/>
              </w:rPr>
            </w:r>
            <w:r w:rsidR="00B93FE2">
              <w:rPr>
                <w:noProof/>
                <w:webHidden/>
              </w:rPr>
              <w:fldChar w:fldCharType="separate"/>
            </w:r>
            <w:r w:rsidR="00951D47">
              <w:rPr>
                <w:noProof/>
                <w:webHidden/>
              </w:rPr>
              <w:t>31</w:t>
            </w:r>
            <w:r w:rsidR="00B93FE2">
              <w:rPr>
                <w:noProof/>
                <w:webHidden/>
              </w:rPr>
              <w:fldChar w:fldCharType="end"/>
            </w:r>
          </w:hyperlink>
        </w:p>
        <w:p w14:paraId="37BA00DF" w14:textId="77777777" w:rsidR="00B93FE2" w:rsidRDefault="00881C36">
          <w:pPr>
            <w:pStyle w:val="20"/>
            <w:tabs>
              <w:tab w:val="right" w:leader="dot" w:pos="8296"/>
            </w:tabs>
            <w:ind w:left="480" w:firstLine="480"/>
            <w:rPr>
              <w:rFonts w:asciiTheme="minorHAnsi" w:eastAsiaTheme="minorEastAsia" w:hAnsiTheme="minorHAnsi"/>
              <w:noProof/>
              <w:szCs w:val="24"/>
            </w:rPr>
          </w:pPr>
          <w:hyperlink w:anchor="_Toc480753610" w:history="1">
            <w:r w:rsidR="00B93FE2" w:rsidRPr="00055E18">
              <w:rPr>
                <w:rStyle w:val="aa"/>
                <w:noProof/>
              </w:rPr>
              <w:t>4.1 IOC</w:t>
            </w:r>
            <w:r w:rsidR="00B93FE2" w:rsidRPr="00055E18">
              <w:rPr>
                <w:rStyle w:val="aa"/>
                <w:noProof/>
              </w:rPr>
              <w:t>时序图</w:t>
            </w:r>
            <w:r w:rsidR="00B93FE2">
              <w:rPr>
                <w:noProof/>
                <w:webHidden/>
              </w:rPr>
              <w:tab/>
            </w:r>
            <w:r w:rsidR="00B93FE2">
              <w:rPr>
                <w:noProof/>
                <w:webHidden/>
              </w:rPr>
              <w:fldChar w:fldCharType="begin"/>
            </w:r>
            <w:r w:rsidR="00B93FE2">
              <w:rPr>
                <w:noProof/>
                <w:webHidden/>
              </w:rPr>
              <w:instrText xml:space="preserve"> PAGEREF _Toc480753610 \h </w:instrText>
            </w:r>
            <w:r w:rsidR="00B93FE2">
              <w:rPr>
                <w:noProof/>
                <w:webHidden/>
              </w:rPr>
            </w:r>
            <w:r w:rsidR="00B93FE2">
              <w:rPr>
                <w:noProof/>
                <w:webHidden/>
              </w:rPr>
              <w:fldChar w:fldCharType="separate"/>
            </w:r>
            <w:r w:rsidR="00951D47">
              <w:rPr>
                <w:noProof/>
                <w:webHidden/>
              </w:rPr>
              <w:t>31</w:t>
            </w:r>
            <w:r w:rsidR="00B93FE2">
              <w:rPr>
                <w:noProof/>
                <w:webHidden/>
              </w:rPr>
              <w:fldChar w:fldCharType="end"/>
            </w:r>
          </w:hyperlink>
        </w:p>
        <w:p w14:paraId="75C02980" w14:textId="77777777" w:rsidR="00B93FE2" w:rsidRDefault="00881C36">
          <w:pPr>
            <w:pStyle w:val="20"/>
            <w:tabs>
              <w:tab w:val="right" w:leader="dot" w:pos="8296"/>
            </w:tabs>
            <w:ind w:left="480" w:firstLine="480"/>
            <w:rPr>
              <w:rFonts w:asciiTheme="minorHAnsi" w:eastAsiaTheme="minorEastAsia" w:hAnsiTheme="minorHAnsi"/>
              <w:noProof/>
              <w:szCs w:val="24"/>
            </w:rPr>
          </w:pPr>
          <w:hyperlink w:anchor="_Toc480753611" w:history="1">
            <w:r w:rsidR="00B93FE2" w:rsidRPr="00055E18">
              <w:rPr>
                <w:rStyle w:val="aa"/>
                <w:noProof/>
              </w:rPr>
              <w:t xml:space="preserve">4.2 </w:t>
            </w:r>
            <w:r w:rsidR="00B93FE2" w:rsidRPr="00055E18">
              <w:rPr>
                <w:rStyle w:val="aa"/>
                <w:noProof/>
              </w:rPr>
              <w:t>配置时序图</w:t>
            </w:r>
            <w:r w:rsidR="00B93FE2">
              <w:rPr>
                <w:noProof/>
                <w:webHidden/>
              </w:rPr>
              <w:tab/>
            </w:r>
            <w:r w:rsidR="00B93FE2">
              <w:rPr>
                <w:noProof/>
                <w:webHidden/>
              </w:rPr>
              <w:fldChar w:fldCharType="begin"/>
            </w:r>
            <w:r w:rsidR="00B93FE2">
              <w:rPr>
                <w:noProof/>
                <w:webHidden/>
              </w:rPr>
              <w:instrText xml:space="preserve"> PAGEREF _Toc480753611 \h </w:instrText>
            </w:r>
            <w:r w:rsidR="00B93FE2">
              <w:rPr>
                <w:noProof/>
                <w:webHidden/>
              </w:rPr>
            </w:r>
            <w:r w:rsidR="00B93FE2">
              <w:rPr>
                <w:noProof/>
                <w:webHidden/>
              </w:rPr>
              <w:fldChar w:fldCharType="separate"/>
            </w:r>
            <w:r w:rsidR="00951D47">
              <w:rPr>
                <w:noProof/>
                <w:webHidden/>
              </w:rPr>
              <w:t>32</w:t>
            </w:r>
            <w:r w:rsidR="00B93FE2">
              <w:rPr>
                <w:noProof/>
                <w:webHidden/>
              </w:rPr>
              <w:fldChar w:fldCharType="end"/>
            </w:r>
          </w:hyperlink>
        </w:p>
        <w:p w14:paraId="68050012" w14:textId="77777777" w:rsidR="00B93FE2" w:rsidRDefault="00881C36">
          <w:pPr>
            <w:pStyle w:val="20"/>
            <w:tabs>
              <w:tab w:val="right" w:leader="dot" w:pos="8296"/>
            </w:tabs>
            <w:ind w:left="480" w:firstLine="480"/>
            <w:rPr>
              <w:rFonts w:asciiTheme="minorHAnsi" w:eastAsiaTheme="minorEastAsia" w:hAnsiTheme="minorHAnsi"/>
              <w:noProof/>
              <w:szCs w:val="24"/>
            </w:rPr>
          </w:pPr>
          <w:hyperlink w:anchor="_Toc480753612" w:history="1">
            <w:r w:rsidR="00B93FE2" w:rsidRPr="00055E18">
              <w:rPr>
                <w:rStyle w:val="aa"/>
                <w:noProof/>
              </w:rPr>
              <w:t xml:space="preserve">4.3 </w:t>
            </w:r>
            <w:r w:rsidR="00B93FE2" w:rsidRPr="00055E18">
              <w:rPr>
                <w:rStyle w:val="aa"/>
                <w:noProof/>
              </w:rPr>
              <w:t>数据库增加时序图</w:t>
            </w:r>
            <w:r w:rsidR="00B93FE2">
              <w:rPr>
                <w:noProof/>
                <w:webHidden/>
              </w:rPr>
              <w:tab/>
            </w:r>
            <w:r w:rsidR="00B93FE2">
              <w:rPr>
                <w:noProof/>
                <w:webHidden/>
              </w:rPr>
              <w:fldChar w:fldCharType="begin"/>
            </w:r>
            <w:r w:rsidR="00B93FE2">
              <w:rPr>
                <w:noProof/>
                <w:webHidden/>
              </w:rPr>
              <w:instrText xml:space="preserve"> PAGEREF _Toc480753612 \h </w:instrText>
            </w:r>
            <w:r w:rsidR="00B93FE2">
              <w:rPr>
                <w:noProof/>
                <w:webHidden/>
              </w:rPr>
            </w:r>
            <w:r w:rsidR="00B93FE2">
              <w:rPr>
                <w:noProof/>
                <w:webHidden/>
              </w:rPr>
              <w:fldChar w:fldCharType="separate"/>
            </w:r>
            <w:r w:rsidR="00951D47">
              <w:rPr>
                <w:noProof/>
                <w:webHidden/>
              </w:rPr>
              <w:t>33</w:t>
            </w:r>
            <w:r w:rsidR="00B93FE2">
              <w:rPr>
                <w:noProof/>
                <w:webHidden/>
              </w:rPr>
              <w:fldChar w:fldCharType="end"/>
            </w:r>
          </w:hyperlink>
        </w:p>
        <w:p w14:paraId="22E09406" w14:textId="77777777" w:rsidR="00B93FE2" w:rsidRDefault="00881C36">
          <w:pPr>
            <w:pStyle w:val="20"/>
            <w:tabs>
              <w:tab w:val="right" w:leader="dot" w:pos="8296"/>
            </w:tabs>
            <w:ind w:left="480" w:firstLine="480"/>
            <w:rPr>
              <w:rFonts w:asciiTheme="minorHAnsi" w:eastAsiaTheme="minorEastAsia" w:hAnsiTheme="minorHAnsi"/>
              <w:noProof/>
              <w:szCs w:val="24"/>
            </w:rPr>
          </w:pPr>
          <w:hyperlink w:anchor="_Toc480753613" w:history="1">
            <w:r w:rsidR="00B93FE2" w:rsidRPr="00055E18">
              <w:rPr>
                <w:rStyle w:val="aa"/>
                <w:noProof/>
              </w:rPr>
              <w:t xml:space="preserve">4.4 </w:t>
            </w:r>
            <w:r w:rsidR="00B93FE2" w:rsidRPr="00055E18">
              <w:rPr>
                <w:rStyle w:val="aa"/>
                <w:noProof/>
              </w:rPr>
              <w:t>数据库删除时序图</w:t>
            </w:r>
            <w:r w:rsidR="00B93FE2">
              <w:rPr>
                <w:noProof/>
                <w:webHidden/>
              </w:rPr>
              <w:tab/>
            </w:r>
            <w:r w:rsidR="00B93FE2">
              <w:rPr>
                <w:noProof/>
                <w:webHidden/>
              </w:rPr>
              <w:fldChar w:fldCharType="begin"/>
            </w:r>
            <w:r w:rsidR="00B93FE2">
              <w:rPr>
                <w:noProof/>
                <w:webHidden/>
              </w:rPr>
              <w:instrText xml:space="preserve"> PAGEREF _Toc480753613 \h </w:instrText>
            </w:r>
            <w:r w:rsidR="00B93FE2">
              <w:rPr>
                <w:noProof/>
                <w:webHidden/>
              </w:rPr>
            </w:r>
            <w:r w:rsidR="00B93FE2">
              <w:rPr>
                <w:noProof/>
                <w:webHidden/>
              </w:rPr>
              <w:fldChar w:fldCharType="separate"/>
            </w:r>
            <w:r w:rsidR="00951D47">
              <w:rPr>
                <w:noProof/>
                <w:webHidden/>
              </w:rPr>
              <w:t>33</w:t>
            </w:r>
            <w:r w:rsidR="00B93FE2">
              <w:rPr>
                <w:noProof/>
                <w:webHidden/>
              </w:rPr>
              <w:fldChar w:fldCharType="end"/>
            </w:r>
          </w:hyperlink>
        </w:p>
        <w:p w14:paraId="1C9B69B9" w14:textId="77777777" w:rsidR="00B93FE2" w:rsidRDefault="00881C36">
          <w:pPr>
            <w:pStyle w:val="20"/>
            <w:tabs>
              <w:tab w:val="right" w:leader="dot" w:pos="8296"/>
            </w:tabs>
            <w:ind w:left="480" w:firstLine="480"/>
            <w:rPr>
              <w:rFonts w:asciiTheme="minorHAnsi" w:eastAsiaTheme="minorEastAsia" w:hAnsiTheme="minorHAnsi"/>
              <w:noProof/>
              <w:szCs w:val="24"/>
            </w:rPr>
          </w:pPr>
          <w:hyperlink w:anchor="_Toc480753614" w:history="1">
            <w:r w:rsidR="00B93FE2" w:rsidRPr="00055E18">
              <w:rPr>
                <w:rStyle w:val="aa"/>
                <w:noProof/>
              </w:rPr>
              <w:t xml:space="preserve">4.5 </w:t>
            </w:r>
            <w:r w:rsidR="00B93FE2" w:rsidRPr="00055E18">
              <w:rPr>
                <w:rStyle w:val="aa"/>
                <w:noProof/>
              </w:rPr>
              <w:t>数据库查询时序图</w:t>
            </w:r>
            <w:r w:rsidR="00B93FE2">
              <w:rPr>
                <w:noProof/>
                <w:webHidden/>
              </w:rPr>
              <w:tab/>
            </w:r>
            <w:r w:rsidR="00B93FE2">
              <w:rPr>
                <w:noProof/>
                <w:webHidden/>
              </w:rPr>
              <w:fldChar w:fldCharType="begin"/>
            </w:r>
            <w:r w:rsidR="00B93FE2">
              <w:rPr>
                <w:noProof/>
                <w:webHidden/>
              </w:rPr>
              <w:instrText xml:space="preserve"> PAGEREF _Toc480753614 \h </w:instrText>
            </w:r>
            <w:r w:rsidR="00B93FE2">
              <w:rPr>
                <w:noProof/>
                <w:webHidden/>
              </w:rPr>
            </w:r>
            <w:r w:rsidR="00B93FE2">
              <w:rPr>
                <w:noProof/>
                <w:webHidden/>
              </w:rPr>
              <w:fldChar w:fldCharType="separate"/>
            </w:r>
            <w:r w:rsidR="00951D47">
              <w:rPr>
                <w:noProof/>
                <w:webHidden/>
              </w:rPr>
              <w:t>34</w:t>
            </w:r>
            <w:r w:rsidR="00B93FE2">
              <w:rPr>
                <w:noProof/>
                <w:webHidden/>
              </w:rPr>
              <w:fldChar w:fldCharType="end"/>
            </w:r>
          </w:hyperlink>
        </w:p>
        <w:p w14:paraId="113392E3" w14:textId="77777777" w:rsidR="00B93FE2" w:rsidRDefault="00881C36">
          <w:pPr>
            <w:pStyle w:val="20"/>
            <w:tabs>
              <w:tab w:val="right" w:leader="dot" w:pos="8296"/>
            </w:tabs>
            <w:ind w:left="480" w:firstLine="480"/>
            <w:rPr>
              <w:rFonts w:asciiTheme="minorHAnsi" w:eastAsiaTheme="minorEastAsia" w:hAnsiTheme="minorHAnsi"/>
              <w:noProof/>
              <w:szCs w:val="24"/>
            </w:rPr>
          </w:pPr>
          <w:hyperlink w:anchor="_Toc480753615" w:history="1">
            <w:r w:rsidR="00B93FE2" w:rsidRPr="00055E18">
              <w:rPr>
                <w:rStyle w:val="aa"/>
                <w:noProof/>
              </w:rPr>
              <w:t xml:space="preserve">4.6 </w:t>
            </w:r>
            <w:r w:rsidR="00B93FE2" w:rsidRPr="00055E18">
              <w:rPr>
                <w:rStyle w:val="aa"/>
                <w:noProof/>
              </w:rPr>
              <w:t>数据库修改时序图</w:t>
            </w:r>
            <w:r w:rsidR="00B93FE2">
              <w:rPr>
                <w:noProof/>
                <w:webHidden/>
              </w:rPr>
              <w:tab/>
            </w:r>
            <w:r w:rsidR="00B93FE2">
              <w:rPr>
                <w:noProof/>
                <w:webHidden/>
              </w:rPr>
              <w:fldChar w:fldCharType="begin"/>
            </w:r>
            <w:r w:rsidR="00B93FE2">
              <w:rPr>
                <w:noProof/>
                <w:webHidden/>
              </w:rPr>
              <w:instrText xml:space="preserve"> PAGEREF _Toc480753615 \h </w:instrText>
            </w:r>
            <w:r w:rsidR="00B93FE2">
              <w:rPr>
                <w:noProof/>
                <w:webHidden/>
              </w:rPr>
            </w:r>
            <w:r w:rsidR="00B93FE2">
              <w:rPr>
                <w:noProof/>
                <w:webHidden/>
              </w:rPr>
              <w:fldChar w:fldCharType="separate"/>
            </w:r>
            <w:r w:rsidR="00951D47">
              <w:rPr>
                <w:noProof/>
                <w:webHidden/>
              </w:rPr>
              <w:t>34</w:t>
            </w:r>
            <w:r w:rsidR="00B93FE2">
              <w:rPr>
                <w:noProof/>
                <w:webHidden/>
              </w:rPr>
              <w:fldChar w:fldCharType="end"/>
            </w:r>
          </w:hyperlink>
        </w:p>
        <w:p w14:paraId="0296B62E" w14:textId="77777777" w:rsidR="00B93FE2" w:rsidRDefault="00881C36">
          <w:pPr>
            <w:pStyle w:val="20"/>
            <w:tabs>
              <w:tab w:val="right" w:leader="dot" w:pos="8296"/>
            </w:tabs>
            <w:ind w:left="480" w:firstLine="480"/>
            <w:rPr>
              <w:rFonts w:asciiTheme="minorHAnsi" w:eastAsiaTheme="minorEastAsia" w:hAnsiTheme="minorHAnsi"/>
              <w:noProof/>
              <w:szCs w:val="24"/>
            </w:rPr>
          </w:pPr>
          <w:hyperlink w:anchor="_Toc480753616" w:history="1">
            <w:r w:rsidR="00B93FE2" w:rsidRPr="00055E18">
              <w:rPr>
                <w:rStyle w:val="aa"/>
                <w:noProof/>
              </w:rPr>
              <w:t xml:space="preserve">4.7 </w:t>
            </w:r>
            <w:r w:rsidR="00B93FE2" w:rsidRPr="00055E18">
              <w:rPr>
                <w:rStyle w:val="aa"/>
                <w:noProof/>
              </w:rPr>
              <w:t>请求响应时序图</w:t>
            </w:r>
            <w:r w:rsidR="00B93FE2">
              <w:rPr>
                <w:noProof/>
                <w:webHidden/>
              </w:rPr>
              <w:tab/>
            </w:r>
            <w:r w:rsidR="00B93FE2">
              <w:rPr>
                <w:noProof/>
                <w:webHidden/>
              </w:rPr>
              <w:fldChar w:fldCharType="begin"/>
            </w:r>
            <w:r w:rsidR="00B93FE2">
              <w:rPr>
                <w:noProof/>
                <w:webHidden/>
              </w:rPr>
              <w:instrText xml:space="preserve"> PAGEREF _Toc480753616 \h </w:instrText>
            </w:r>
            <w:r w:rsidR="00B93FE2">
              <w:rPr>
                <w:noProof/>
                <w:webHidden/>
              </w:rPr>
            </w:r>
            <w:r w:rsidR="00B93FE2">
              <w:rPr>
                <w:noProof/>
                <w:webHidden/>
              </w:rPr>
              <w:fldChar w:fldCharType="separate"/>
            </w:r>
            <w:r w:rsidR="00951D47">
              <w:rPr>
                <w:noProof/>
                <w:webHidden/>
              </w:rPr>
              <w:t>35</w:t>
            </w:r>
            <w:r w:rsidR="00B93FE2">
              <w:rPr>
                <w:noProof/>
                <w:webHidden/>
              </w:rPr>
              <w:fldChar w:fldCharType="end"/>
            </w:r>
          </w:hyperlink>
        </w:p>
        <w:p w14:paraId="6AD7C086" w14:textId="77777777" w:rsidR="00B93FE2" w:rsidRDefault="00881C36">
          <w:pPr>
            <w:pStyle w:val="20"/>
            <w:tabs>
              <w:tab w:val="right" w:leader="dot" w:pos="8296"/>
            </w:tabs>
            <w:ind w:left="480" w:firstLine="480"/>
            <w:rPr>
              <w:rFonts w:asciiTheme="minorHAnsi" w:eastAsiaTheme="minorEastAsia" w:hAnsiTheme="minorHAnsi"/>
              <w:noProof/>
              <w:szCs w:val="24"/>
            </w:rPr>
          </w:pPr>
          <w:hyperlink w:anchor="_Toc480753617" w:history="1">
            <w:r w:rsidR="00B93FE2" w:rsidRPr="00055E18">
              <w:rPr>
                <w:rStyle w:val="aa"/>
                <w:noProof/>
              </w:rPr>
              <w:t xml:space="preserve">4.8 </w:t>
            </w:r>
            <w:r w:rsidR="00B93FE2" w:rsidRPr="00055E18">
              <w:rPr>
                <w:rStyle w:val="aa"/>
                <w:noProof/>
                <w:kern w:val="0"/>
              </w:rPr>
              <w:t>拦截请求</w:t>
            </w:r>
            <w:r w:rsidR="00B93FE2" w:rsidRPr="00055E18">
              <w:rPr>
                <w:rStyle w:val="aa"/>
                <w:noProof/>
              </w:rPr>
              <w:t>时序图</w:t>
            </w:r>
            <w:r w:rsidR="00B93FE2">
              <w:rPr>
                <w:noProof/>
                <w:webHidden/>
              </w:rPr>
              <w:tab/>
            </w:r>
            <w:r w:rsidR="00B93FE2">
              <w:rPr>
                <w:noProof/>
                <w:webHidden/>
              </w:rPr>
              <w:fldChar w:fldCharType="begin"/>
            </w:r>
            <w:r w:rsidR="00B93FE2">
              <w:rPr>
                <w:noProof/>
                <w:webHidden/>
              </w:rPr>
              <w:instrText xml:space="preserve"> PAGEREF _Toc480753617 \h </w:instrText>
            </w:r>
            <w:r w:rsidR="00B93FE2">
              <w:rPr>
                <w:noProof/>
                <w:webHidden/>
              </w:rPr>
            </w:r>
            <w:r w:rsidR="00B93FE2">
              <w:rPr>
                <w:noProof/>
                <w:webHidden/>
              </w:rPr>
              <w:fldChar w:fldCharType="separate"/>
            </w:r>
            <w:r w:rsidR="00951D47">
              <w:rPr>
                <w:noProof/>
                <w:webHidden/>
              </w:rPr>
              <w:t>35</w:t>
            </w:r>
            <w:r w:rsidR="00B93FE2">
              <w:rPr>
                <w:noProof/>
                <w:webHidden/>
              </w:rPr>
              <w:fldChar w:fldCharType="end"/>
            </w:r>
          </w:hyperlink>
        </w:p>
        <w:p w14:paraId="7201CF43" w14:textId="77777777" w:rsidR="00B93FE2" w:rsidRDefault="00881C36">
          <w:pPr>
            <w:pStyle w:val="10"/>
            <w:tabs>
              <w:tab w:val="right" w:leader="dot" w:pos="8296"/>
            </w:tabs>
            <w:ind w:firstLine="480"/>
            <w:rPr>
              <w:rFonts w:asciiTheme="minorHAnsi" w:eastAsiaTheme="minorEastAsia" w:hAnsiTheme="minorHAnsi"/>
              <w:noProof/>
              <w:szCs w:val="24"/>
            </w:rPr>
          </w:pPr>
          <w:hyperlink w:anchor="_Toc480753618" w:history="1">
            <w:r w:rsidR="00B93FE2" w:rsidRPr="00055E18">
              <w:rPr>
                <w:rStyle w:val="aa"/>
                <w:noProof/>
              </w:rPr>
              <w:t xml:space="preserve">5 </w:t>
            </w:r>
            <w:r w:rsidR="00B93FE2" w:rsidRPr="00055E18">
              <w:rPr>
                <w:rStyle w:val="aa"/>
                <w:noProof/>
              </w:rPr>
              <w:t>状态图</w:t>
            </w:r>
            <w:r w:rsidR="00B93FE2">
              <w:rPr>
                <w:noProof/>
                <w:webHidden/>
              </w:rPr>
              <w:tab/>
            </w:r>
            <w:r w:rsidR="00B93FE2">
              <w:rPr>
                <w:noProof/>
                <w:webHidden/>
              </w:rPr>
              <w:fldChar w:fldCharType="begin"/>
            </w:r>
            <w:r w:rsidR="00B93FE2">
              <w:rPr>
                <w:noProof/>
                <w:webHidden/>
              </w:rPr>
              <w:instrText xml:space="preserve"> PAGEREF _Toc480753618 \h </w:instrText>
            </w:r>
            <w:r w:rsidR="00B93FE2">
              <w:rPr>
                <w:noProof/>
                <w:webHidden/>
              </w:rPr>
            </w:r>
            <w:r w:rsidR="00B93FE2">
              <w:rPr>
                <w:noProof/>
                <w:webHidden/>
              </w:rPr>
              <w:fldChar w:fldCharType="separate"/>
            </w:r>
            <w:r w:rsidR="00951D47">
              <w:rPr>
                <w:noProof/>
                <w:webHidden/>
              </w:rPr>
              <w:t>36</w:t>
            </w:r>
            <w:r w:rsidR="00B93FE2">
              <w:rPr>
                <w:noProof/>
                <w:webHidden/>
              </w:rPr>
              <w:fldChar w:fldCharType="end"/>
            </w:r>
          </w:hyperlink>
        </w:p>
        <w:p w14:paraId="4A79348D" w14:textId="77777777" w:rsidR="00B93FE2" w:rsidRDefault="00881C36">
          <w:pPr>
            <w:pStyle w:val="20"/>
            <w:tabs>
              <w:tab w:val="right" w:leader="dot" w:pos="8296"/>
            </w:tabs>
            <w:ind w:left="480" w:firstLine="480"/>
            <w:rPr>
              <w:rFonts w:asciiTheme="minorHAnsi" w:eastAsiaTheme="minorEastAsia" w:hAnsiTheme="minorHAnsi"/>
              <w:noProof/>
              <w:szCs w:val="24"/>
            </w:rPr>
          </w:pPr>
          <w:hyperlink w:anchor="_Toc480753619" w:history="1">
            <w:r w:rsidR="00B93FE2" w:rsidRPr="00055E18">
              <w:rPr>
                <w:rStyle w:val="aa"/>
                <w:noProof/>
              </w:rPr>
              <w:t>5.1</w:t>
            </w:r>
            <w:r w:rsidR="00B93FE2" w:rsidRPr="00055E18">
              <w:rPr>
                <w:rStyle w:val="aa"/>
                <w:noProof/>
              </w:rPr>
              <w:t>数据库模块状态图</w:t>
            </w:r>
            <w:r w:rsidR="00B93FE2">
              <w:rPr>
                <w:noProof/>
                <w:webHidden/>
              </w:rPr>
              <w:tab/>
            </w:r>
            <w:r w:rsidR="00B93FE2">
              <w:rPr>
                <w:noProof/>
                <w:webHidden/>
              </w:rPr>
              <w:fldChar w:fldCharType="begin"/>
            </w:r>
            <w:r w:rsidR="00B93FE2">
              <w:rPr>
                <w:noProof/>
                <w:webHidden/>
              </w:rPr>
              <w:instrText xml:space="preserve"> PAGEREF _Toc480753619 \h </w:instrText>
            </w:r>
            <w:r w:rsidR="00B93FE2">
              <w:rPr>
                <w:noProof/>
                <w:webHidden/>
              </w:rPr>
            </w:r>
            <w:r w:rsidR="00B93FE2">
              <w:rPr>
                <w:noProof/>
                <w:webHidden/>
              </w:rPr>
              <w:fldChar w:fldCharType="separate"/>
            </w:r>
            <w:r w:rsidR="00951D47">
              <w:rPr>
                <w:noProof/>
                <w:webHidden/>
              </w:rPr>
              <w:t>36</w:t>
            </w:r>
            <w:r w:rsidR="00B93FE2">
              <w:rPr>
                <w:noProof/>
                <w:webHidden/>
              </w:rPr>
              <w:fldChar w:fldCharType="end"/>
            </w:r>
          </w:hyperlink>
        </w:p>
        <w:p w14:paraId="26E1DEC4" w14:textId="77777777" w:rsidR="00B93FE2" w:rsidRDefault="00881C36">
          <w:pPr>
            <w:pStyle w:val="20"/>
            <w:tabs>
              <w:tab w:val="right" w:leader="dot" w:pos="8296"/>
            </w:tabs>
            <w:ind w:left="480" w:firstLine="480"/>
            <w:rPr>
              <w:rFonts w:asciiTheme="minorHAnsi" w:eastAsiaTheme="minorEastAsia" w:hAnsiTheme="minorHAnsi"/>
              <w:noProof/>
              <w:szCs w:val="24"/>
            </w:rPr>
          </w:pPr>
          <w:hyperlink w:anchor="_Toc480753620" w:history="1">
            <w:r w:rsidR="00B93FE2" w:rsidRPr="00055E18">
              <w:rPr>
                <w:rStyle w:val="aa"/>
                <w:noProof/>
              </w:rPr>
              <w:t>5.2 Blade</w:t>
            </w:r>
            <w:r w:rsidR="00B93FE2" w:rsidRPr="00055E18">
              <w:rPr>
                <w:rStyle w:val="aa"/>
                <w:noProof/>
              </w:rPr>
              <w:t>框架状态图</w:t>
            </w:r>
            <w:r w:rsidR="00B93FE2">
              <w:rPr>
                <w:noProof/>
                <w:webHidden/>
              </w:rPr>
              <w:tab/>
            </w:r>
            <w:r w:rsidR="00B93FE2">
              <w:rPr>
                <w:noProof/>
                <w:webHidden/>
              </w:rPr>
              <w:fldChar w:fldCharType="begin"/>
            </w:r>
            <w:r w:rsidR="00B93FE2">
              <w:rPr>
                <w:noProof/>
                <w:webHidden/>
              </w:rPr>
              <w:instrText xml:space="preserve"> PAGEREF _Toc480753620 \h </w:instrText>
            </w:r>
            <w:r w:rsidR="00B93FE2">
              <w:rPr>
                <w:noProof/>
                <w:webHidden/>
              </w:rPr>
            </w:r>
            <w:r w:rsidR="00B93FE2">
              <w:rPr>
                <w:noProof/>
                <w:webHidden/>
              </w:rPr>
              <w:fldChar w:fldCharType="separate"/>
            </w:r>
            <w:r w:rsidR="00951D47">
              <w:rPr>
                <w:noProof/>
                <w:webHidden/>
              </w:rPr>
              <w:t>37</w:t>
            </w:r>
            <w:r w:rsidR="00B93FE2">
              <w:rPr>
                <w:noProof/>
                <w:webHidden/>
              </w:rPr>
              <w:fldChar w:fldCharType="end"/>
            </w:r>
          </w:hyperlink>
        </w:p>
        <w:p w14:paraId="422BBB00" w14:textId="77777777" w:rsidR="00B93FE2" w:rsidRDefault="00881C36">
          <w:pPr>
            <w:pStyle w:val="10"/>
            <w:tabs>
              <w:tab w:val="right" w:leader="dot" w:pos="8296"/>
            </w:tabs>
            <w:ind w:firstLine="480"/>
            <w:rPr>
              <w:rFonts w:asciiTheme="minorHAnsi" w:eastAsiaTheme="minorEastAsia" w:hAnsiTheme="minorHAnsi"/>
              <w:noProof/>
              <w:szCs w:val="24"/>
            </w:rPr>
          </w:pPr>
          <w:hyperlink w:anchor="_Toc480753621" w:history="1">
            <w:r w:rsidR="00B93FE2" w:rsidRPr="00055E18">
              <w:rPr>
                <w:rStyle w:val="aa"/>
                <w:noProof/>
              </w:rPr>
              <w:t xml:space="preserve">6 </w:t>
            </w:r>
            <w:r w:rsidR="00B93FE2" w:rsidRPr="00055E18">
              <w:rPr>
                <w:rStyle w:val="aa"/>
                <w:noProof/>
              </w:rPr>
              <w:t>改进方案设想</w:t>
            </w:r>
            <w:r w:rsidR="00B93FE2">
              <w:rPr>
                <w:noProof/>
                <w:webHidden/>
              </w:rPr>
              <w:tab/>
            </w:r>
            <w:r w:rsidR="00B93FE2">
              <w:rPr>
                <w:noProof/>
                <w:webHidden/>
              </w:rPr>
              <w:fldChar w:fldCharType="begin"/>
            </w:r>
            <w:r w:rsidR="00B93FE2">
              <w:rPr>
                <w:noProof/>
                <w:webHidden/>
              </w:rPr>
              <w:instrText xml:space="preserve"> PAGEREF _Toc480753621 \h </w:instrText>
            </w:r>
            <w:r w:rsidR="00B93FE2">
              <w:rPr>
                <w:noProof/>
                <w:webHidden/>
              </w:rPr>
            </w:r>
            <w:r w:rsidR="00B93FE2">
              <w:rPr>
                <w:noProof/>
                <w:webHidden/>
              </w:rPr>
              <w:fldChar w:fldCharType="separate"/>
            </w:r>
            <w:r w:rsidR="00951D47">
              <w:rPr>
                <w:noProof/>
                <w:webHidden/>
              </w:rPr>
              <w:t>38</w:t>
            </w:r>
            <w:r w:rsidR="00B93FE2">
              <w:rPr>
                <w:noProof/>
                <w:webHidden/>
              </w:rPr>
              <w:fldChar w:fldCharType="end"/>
            </w:r>
          </w:hyperlink>
        </w:p>
        <w:p w14:paraId="22B1D8E0" w14:textId="77777777" w:rsidR="00B93FE2" w:rsidRDefault="00881C36">
          <w:pPr>
            <w:pStyle w:val="20"/>
            <w:tabs>
              <w:tab w:val="right" w:leader="dot" w:pos="8296"/>
            </w:tabs>
            <w:ind w:left="480" w:firstLine="480"/>
            <w:rPr>
              <w:rFonts w:asciiTheme="minorHAnsi" w:eastAsiaTheme="minorEastAsia" w:hAnsiTheme="minorHAnsi"/>
              <w:noProof/>
              <w:szCs w:val="24"/>
            </w:rPr>
          </w:pPr>
          <w:hyperlink w:anchor="_Toc480753622" w:history="1">
            <w:r w:rsidR="00B93FE2" w:rsidRPr="00055E18">
              <w:rPr>
                <w:rStyle w:val="aa"/>
                <w:noProof/>
              </w:rPr>
              <w:t xml:space="preserve">6.1 </w:t>
            </w:r>
            <w:r w:rsidR="00B93FE2" w:rsidRPr="00055E18">
              <w:rPr>
                <w:rStyle w:val="aa"/>
                <w:noProof/>
              </w:rPr>
              <w:t>需求描述</w:t>
            </w:r>
            <w:r w:rsidR="00B93FE2">
              <w:rPr>
                <w:noProof/>
                <w:webHidden/>
              </w:rPr>
              <w:tab/>
            </w:r>
            <w:r w:rsidR="00B93FE2">
              <w:rPr>
                <w:noProof/>
                <w:webHidden/>
              </w:rPr>
              <w:fldChar w:fldCharType="begin"/>
            </w:r>
            <w:r w:rsidR="00B93FE2">
              <w:rPr>
                <w:noProof/>
                <w:webHidden/>
              </w:rPr>
              <w:instrText xml:space="preserve"> PAGEREF _Toc480753622 \h </w:instrText>
            </w:r>
            <w:r w:rsidR="00B93FE2">
              <w:rPr>
                <w:noProof/>
                <w:webHidden/>
              </w:rPr>
            </w:r>
            <w:r w:rsidR="00B93FE2">
              <w:rPr>
                <w:noProof/>
                <w:webHidden/>
              </w:rPr>
              <w:fldChar w:fldCharType="separate"/>
            </w:r>
            <w:r w:rsidR="00951D47">
              <w:rPr>
                <w:noProof/>
                <w:webHidden/>
              </w:rPr>
              <w:t>38</w:t>
            </w:r>
            <w:r w:rsidR="00B93FE2">
              <w:rPr>
                <w:noProof/>
                <w:webHidden/>
              </w:rPr>
              <w:fldChar w:fldCharType="end"/>
            </w:r>
          </w:hyperlink>
        </w:p>
        <w:p w14:paraId="1BD9D61B" w14:textId="77777777" w:rsidR="00B93FE2" w:rsidRDefault="00881C36">
          <w:pPr>
            <w:pStyle w:val="20"/>
            <w:tabs>
              <w:tab w:val="right" w:leader="dot" w:pos="8296"/>
            </w:tabs>
            <w:ind w:left="480" w:firstLine="480"/>
            <w:rPr>
              <w:rFonts w:asciiTheme="minorHAnsi" w:eastAsiaTheme="minorEastAsia" w:hAnsiTheme="minorHAnsi"/>
              <w:noProof/>
              <w:szCs w:val="24"/>
            </w:rPr>
          </w:pPr>
          <w:hyperlink w:anchor="_Toc480753623" w:history="1">
            <w:r w:rsidR="00B93FE2" w:rsidRPr="00055E18">
              <w:rPr>
                <w:rStyle w:val="aa"/>
                <w:noProof/>
              </w:rPr>
              <w:t xml:space="preserve">6.2 </w:t>
            </w:r>
            <w:r w:rsidR="00B93FE2" w:rsidRPr="00055E18">
              <w:rPr>
                <w:rStyle w:val="aa"/>
                <w:noProof/>
              </w:rPr>
              <w:t>技术方案</w:t>
            </w:r>
            <w:r w:rsidR="00B93FE2">
              <w:rPr>
                <w:noProof/>
                <w:webHidden/>
              </w:rPr>
              <w:tab/>
            </w:r>
            <w:r w:rsidR="00B93FE2">
              <w:rPr>
                <w:noProof/>
                <w:webHidden/>
              </w:rPr>
              <w:fldChar w:fldCharType="begin"/>
            </w:r>
            <w:r w:rsidR="00B93FE2">
              <w:rPr>
                <w:noProof/>
                <w:webHidden/>
              </w:rPr>
              <w:instrText xml:space="preserve"> PAGEREF _Toc480753623 \h </w:instrText>
            </w:r>
            <w:r w:rsidR="00B93FE2">
              <w:rPr>
                <w:noProof/>
                <w:webHidden/>
              </w:rPr>
            </w:r>
            <w:r w:rsidR="00B93FE2">
              <w:rPr>
                <w:noProof/>
                <w:webHidden/>
              </w:rPr>
              <w:fldChar w:fldCharType="separate"/>
            </w:r>
            <w:r w:rsidR="00951D47">
              <w:rPr>
                <w:noProof/>
                <w:webHidden/>
              </w:rPr>
              <w:t>39</w:t>
            </w:r>
            <w:r w:rsidR="00B93FE2">
              <w:rPr>
                <w:noProof/>
                <w:webHidden/>
              </w:rPr>
              <w:fldChar w:fldCharType="end"/>
            </w:r>
          </w:hyperlink>
        </w:p>
        <w:p w14:paraId="0EF77D4A" w14:textId="77777777" w:rsidR="00B93FE2" w:rsidRDefault="00881C36">
          <w:pPr>
            <w:pStyle w:val="20"/>
            <w:tabs>
              <w:tab w:val="right" w:leader="dot" w:pos="8296"/>
            </w:tabs>
            <w:ind w:left="480" w:firstLine="480"/>
            <w:rPr>
              <w:rFonts w:asciiTheme="minorHAnsi" w:eastAsiaTheme="minorEastAsia" w:hAnsiTheme="minorHAnsi"/>
              <w:noProof/>
              <w:szCs w:val="24"/>
            </w:rPr>
          </w:pPr>
          <w:hyperlink w:anchor="_Toc480753624" w:history="1">
            <w:r w:rsidR="00B93FE2" w:rsidRPr="00055E18">
              <w:rPr>
                <w:rStyle w:val="aa"/>
                <w:noProof/>
              </w:rPr>
              <w:t>6.3 RUCM</w:t>
            </w:r>
            <w:r w:rsidR="00B93FE2" w:rsidRPr="00055E18">
              <w:rPr>
                <w:rStyle w:val="aa"/>
                <w:noProof/>
              </w:rPr>
              <w:t>建模</w:t>
            </w:r>
            <w:r w:rsidR="00B93FE2">
              <w:rPr>
                <w:noProof/>
                <w:webHidden/>
              </w:rPr>
              <w:tab/>
            </w:r>
            <w:r w:rsidR="00B93FE2">
              <w:rPr>
                <w:noProof/>
                <w:webHidden/>
              </w:rPr>
              <w:fldChar w:fldCharType="begin"/>
            </w:r>
            <w:r w:rsidR="00B93FE2">
              <w:rPr>
                <w:noProof/>
                <w:webHidden/>
              </w:rPr>
              <w:instrText xml:space="preserve"> PAGEREF _Toc480753624 \h </w:instrText>
            </w:r>
            <w:r w:rsidR="00B93FE2">
              <w:rPr>
                <w:noProof/>
                <w:webHidden/>
              </w:rPr>
            </w:r>
            <w:r w:rsidR="00B93FE2">
              <w:rPr>
                <w:noProof/>
                <w:webHidden/>
              </w:rPr>
              <w:fldChar w:fldCharType="separate"/>
            </w:r>
            <w:r w:rsidR="00951D47">
              <w:rPr>
                <w:noProof/>
                <w:webHidden/>
              </w:rPr>
              <w:t>39</w:t>
            </w:r>
            <w:r w:rsidR="00B93FE2">
              <w:rPr>
                <w:noProof/>
                <w:webHidden/>
              </w:rPr>
              <w:fldChar w:fldCharType="end"/>
            </w:r>
          </w:hyperlink>
        </w:p>
        <w:p w14:paraId="478E2B31" w14:textId="77777777" w:rsidR="00B93FE2" w:rsidRDefault="00881C36">
          <w:pPr>
            <w:pStyle w:val="20"/>
            <w:tabs>
              <w:tab w:val="right" w:leader="dot" w:pos="8296"/>
            </w:tabs>
            <w:ind w:left="480" w:firstLine="480"/>
            <w:rPr>
              <w:rFonts w:asciiTheme="minorHAnsi" w:eastAsiaTheme="minorEastAsia" w:hAnsiTheme="minorHAnsi"/>
              <w:noProof/>
              <w:szCs w:val="24"/>
            </w:rPr>
          </w:pPr>
          <w:hyperlink w:anchor="_Toc480753625" w:history="1">
            <w:r w:rsidR="00B93FE2" w:rsidRPr="00055E18">
              <w:rPr>
                <w:rStyle w:val="aa"/>
                <w:noProof/>
              </w:rPr>
              <w:t xml:space="preserve">6.4 </w:t>
            </w:r>
            <w:r w:rsidR="00B93FE2" w:rsidRPr="00055E18">
              <w:rPr>
                <w:rStyle w:val="aa"/>
                <w:noProof/>
              </w:rPr>
              <w:t>测试用例类图</w:t>
            </w:r>
            <w:r w:rsidR="00B93FE2">
              <w:rPr>
                <w:noProof/>
                <w:webHidden/>
              </w:rPr>
              <w:tab/>
            </w:r>
            <w:r w:rsidR="00B93FE2">
              <w:rPr>
                <w:noProof/>
                <w:webHidden/>
              </w:rPr>
              <w:fldChar w:fldCharType="begin"/>
            </w:r>
            <w:r w:rsidR="00B93FE2">
              <w:rPr>
                <w:noProof/>
                <w:webHidden/>
              </w:rPr>
              <w:instrText xml:space="preserve"> PAGEREF _Toc480753625 \h </w:instrText>
            </w:r>
            <w:r w:rsidR="00B93FE2">
              <w:rPr>
                <w:noProof/>
                <w:webHidden/>
              </w:rPr>
            </w:r>
            <w:r w:rsidR="00B93FE2">
              <w:rPr>
                <w:noProof/>
                <w:webHidden/>
              </w:rPr>
              <w:fldChar w:fldCharType="separate"/>
            </w:r>
            <w:r w:rsidR="00951D47">
              <w:rPr>
                <w:noProof/>
                <w:webHidden/>
              </w:rPr>
              <w:t>41</w:t>
            </w:r>
            <w:r w:rsidR="00B93FE2">
              <w:rPr>
                <w:noProof/>
                <w:webHidden/>
              </w:rPr>
              <w:fldChar w:fldCharType="end"/>
            </w:r>
          </w:hyperlink>
        </w:p>
        <w:p w14:paraId="5D2E69CB" w14:textId="77777777" w:rsidR="004A3198" w:rsidRDefault="006225F2">
          <w:pPr>
            <w:ind w:firstLine="480"/>
          </w:pPr>
          <w:r>
            <w:rPr>
              <w:bCs/>
              <w:lang w:val="zh-CN"/>
            </w:rPr>
            <w:fldChar w:fldCharType="end"/>
          </w:r>
          <w:commentRangeEnd w:id="2"/>
          <w:r w:rsidR="0047459E">
            <w:rPr>
              <w:rStyle w:val="af0"/>
            </w:rPr>
            <w:commentReference w:id="2"/>
          </w:r>
        </w:p>
      </w:sdtContent>
    </w:sdt>
    <w:p w14:paraId="589D86E8" w14:textId="77777777" w:rsidR="004A3198" w:rsidRDefault="006225F2">
      <w:pPr>
        <w:ind w:firstLine="480"/>
        <w:sectPr w:rsidR="004A3198">
          <w:headerReference w:type="even" r:id="rId12"/>
          <w:headerReference w:type="default" r:id="rId13"/>
          <w:footerReference w:type="even" r:id="rId14"/>
          <w:footerReference w:type="default" r:id="rId15"/>
          <w:headerReference w:type="first" r:id="rId16"/>
          <w:footerReference w:type="first" r:id="rId17"/>
          <w:pgSz w:w="11906" w:h="16838"/>
          <w:pgMar w:top="1440" w:right="1800" w:bottom="1440" w:left="1800" w:header="851" w:footer="992" w:gutter="0"/>
          <w:cols w:space="425"/>
          <w:titlePg/>
          <w:docGrid w:type="lines" w:linePitch="326"/>
        </w:sectPr>
      </w:pPr>
      <w:r>
        <w:br w:type="page"/>
      </w:r>
    </w:p>
    <w:p w14:paraId="2E4D5D48" w14:textId="77777777" w:rsidR="004A3198" w:rsidRDefault="006225F2">
      <w:pPr>
        <w:pStyle w:val="a8"/>
        <w:ind w:firstLine="643"/>
      </w:pPr>
      <w:bookmarkStart w:id="3" w:name="_Toc479940684"/>
      <w:bookmarkStart w:id="4" w:name="_Toc480753578"/>
      <w:r>
        <w:rPr>
          <w:rFonts w:hint="eastAsia"/>
        </w:rPr>
        <w:lastRenderedPageBreak/>
        <w:t>软件需求分析说明书</w:t>
      </w:r>
      <w:bookmarkEnd w:id="3"/>
      <w:bookmarkEnd w:id="4"/>
    </w:p>
    <w:p w14:paraId="69005551" w14:textId="77777777" w:rsidR="004A3198" w:rsidRDefault="006225F2">
      <w:pPr>
        <w:pStyle w:val="1"/>
      </w:pPr>
      <w:bookmarkStart w:id="5" w:name="_Toc480753579"/>
      <w:r>
        <w:rPr>
          <w:rFonts w:hint="eastAsia"/>
        </w:rPr>
        <w:t xml:space="preserve">1 </w:t>
      </w:r>
      <w:r>
        <w:rPr>
          <w:rFonts w:hint="eastAsia"/>
        </w:rPr>
        <w:t>引言</w:t>
      </w:r>
      <w:bookmarkEnd w:id="5"/>
    </w:p>
    <w:p w14:paraId="4CD5ED2D" w14:textId="77777777" w:rsidR="004A3198" w:rsidRDefault="006225F2">
      <w:pPr>
        <w:pStyle w:val="2"/>
      </w:pPr>
      <w:bookmarkStart w:id="6" w:name="_Toc480753580"/>
      <w:r>
        <w:rPr>
          <w:rFonts w:hint="eastAsia"/>
        </w:rPr>
        <w:t xml:space="preserve">1.1 </w:t>
      </w:r>
      <w:r>
        <w:rPr>
          <w:rFonts w:hint="eastAsia"/>
        </w:rPr>
        <w:t>目的</w:t>
      </w:r>
      <w:bookmarkEnd w:id="6"/>
    </w:p>
    <w:p w14:paraId="45F8AEA4" w14:textId="12645569" w:rsidR="004A3198" w:rsidRDefault="00462930">
      <w:pPr>
        <w:ind w:firstLine="480"/>
      </w:pPr>
      <w:r>
        <w:rPr>
          <w:rFonts w:hint="eastAsia"/>
        </w:rPr>
        <w:t>本文档</w:t>
      </w:r>
      <w:r w:rsidR="00B012B0">
        <w:rPr>
          <w:rFonts w:hint="eastAsia"/>
        </w:rPr>
        <w:t>旨</w:t>
      </w:r>
      <w:r w:rsidR="006225F2">
        <w:rPr>
          <w:rFonts w:hint="eastAsia"/>
        </w:rPr>
        <w:t>在对</w:t>
      </w:r>
      <w:r w:rsidR="006225F2">
        <w:t>Blade</w:t>
      </w:r>
      <w:r w:rsidR="006225F2">
        <w:rPr>
          <w:rFonts w:hint="eastAsia"/>
        </w:rPr>
        <w:t>框架进行总体分析后，得出的对</w:t>
      </w:r>
      <w:r w:rsidR="006225F2">
        <w:t>Blade</w:t>
      </w:r>
      <w:r w:rsidR="006225F2">
        <w:rPr>
          <w:rFonts w:hint="eastAsia"/>
        </w:rPr>
        <w:t>框架系统的需求说明。</w:t>
      </w:r>
    </w:p>
    <w:p w14:paraId="70509481" w14:textId="77777777" w:rsidR="004A3198" w:rsidRDefault="006225F2">
      <w:pPr>
        <w:pStyle w:val="2"/>
      </w:pPr>
      <w:bookmarkStart w:id="7" w:name="_Toc480753581"/>
      <w:r>
        <w:rPr>
          <w:rFonts w:hint="eastAsia"/>
        </w:rPr>
        <w:t xml:space="preserve">1.2 </w:t>
      </w:r>
      <w:r>
        <w:rPr>
          <w:rFonts w:hint="eastAsia"/>
        </w:rPr>
        <w:t>文档约定</w:t>
      </w:r>
      <w:bookmarkEnd w:id="7"/>
    </w:p>
    <w:p w14:paraId="5E5E0B47" w14:textId="77777777" w:rsidR="004A3198" w:rsidRDefault="006225F2">
      <w:pPr>
        <w:ind w:firstLine="480"/>
      </w:pPr>
      <w:r>
        <w:rPr>
          <w:rFonts w:hint="eastAsia"/>
        </w:rPr>
        <w:t>文档在编辑时，遵守</w:t>
      </w:r>
      <w:r>
        <w:rPr>
          <w:rFonts w:hint="eastAsia"/>
        </w:rPr>
        <w:t>IEEE</w:t>
      </w:r>
      <w:r>
        <w:rPr>
          <w:rFonts w:hint="eastAsia"/>
        </w:rPr>
        <w:t>发布的对软件需求说明书的文档约定，版本号为</w:t>
      </w:r>
      <w:r>
        <w:rPr>
          <w:rFonts w:hint="eastAsia"/>
        </w:rPr>
        <w:t xml:space="preserve">IEEE </w:t>
      </w:r>
      <w:proofErr w:type="spellStart"/>
      <w:r>
        <w:rPr>
          <w:rFonts w:hint="eastAsia"/>
        </w:rPr>
        <w:t>Std</w:t>
      </w:r>
      <w:proofErr w:type="spellEnd"/>
      <w:r>
        <w:rPr>
          <w:rFonts w:hint="eastAsia"/>
        </w:rPr>
        <w:t xml:space="preserve"> 802.11-1999</w:t>
      </w:r>
      <w:r>
        <w:rPr>
          <w:rFonts w:hint="eastAsia"/>
        </w:rPr>
        <w:t>。</w:t>
      </w:r>
    </w:p>
    <w:p w14:paraId="58E38AB8" w14:textId="77777777" w:rsidR="004A3198" w:rsidRDefault="006225F2">
      <w:pPr>
        <w:pStyle w:val="2"/>
      </w:pPr>
      <w:bookmarkStart w:id="8" w:name="_Toc480753582"/>
      <w:r>
        <w:rPr>
          <w:rFonts w:hint="eastAsia"/>
        </w:rPr>
        <w:t xml:space="preserve">1.3 </w:t>
      </w:r>
      <w:r>
        <w:rPr>
          <w:rFonts w:hint="eastAsia"/>
        </w:rPr>
        <w:t>术语和缩略语</w:t>
      </w:r>
      <w:bookmarkEnd w:id="8"/>
    </w:p>
    <w:p w14:paraId="2C4D8C36" w14:textId="77777777" w:rsidR="004A3198" w:rsidRDefault="006225F2">
      <w:pPr>
        <w:ind w:firstLine="480"/>
      </w:pPr>
      <w:r>
        <w:rPr>
          <w:rFonts w:hint="eastAsia"/>
        </w:rPr>
        <w:t>在</w:t>
      </w:r>
      <w:r>
        <w:t>Blade</w:t>
      </w:r>
      <w:r>
        <w:rPr>
          <w:rFonts w:hint="eastAsia"/>
        </w:rPr>
        <w:t>框架中，涉及了多项</w:t>
      </w:r>
      <w:r>
        <w:rPr>
          <w:rFonts w:hint="eastAsia"/>
        </w:rPr>
        <w:t>Java</w:t>
      </w:r>
      <w:r>
        <w:rPr>
          <w:rFonts w:hint="eastAsia"/>
        </w:rPr>
        <w:t>语言和计算机网络的术语，较为核心的概念术语及其解释如下所示：</w:t>
      </w:r>
    </w:p>
    <w:p w14:paraId="3608C584" w14:textId="77777777" w:rsidR="004A3198" w:rsidRDefault="006225F2">
      <w:pPr>
        <w:ind w:firstLine="480"/>
      </w:pPr>
      <w:r>
        <w:rPr>
          <w:rFonts w:hint="eastAsia"/>
        </w:rPr>
        <w:t>1</w:t>
      </w:r>
      <w:r>
        <w:rPr>
          <w:rFonts w:hint="eastAsia"/>
        </w:rPr>
        <w:t>）</w:t>
      </w:r>
      <w:r>
        <w:rPr>
          <w:rFonts w:hint="eastAsia"/>
        </w:rPr>
        <w:t>MVC</w:t>
      </w:r>
      <w:r>
        <w:rPr>
          <w:rFonts w:hint="eastAsia"/>
        </w:rPr>
        <w:t>：</w:t>
      </w:r>
      <w:r>
        <w:rPr>
          <w:rFonts w:hint="eastAsia"/>
        </w:rPr>
        <w:t>Model View Controller</w:t>
      </w:r>
      <w:r w:rsidR="002D7875">
        <w:rPr>
          <w:rFonts w:hint="eastAsia"/>
        </w:rPr>
        <w:t>，即模型—视图—控制器的缩写，一种软件设计模式</w:t>
      </w:r>
      <w:r>
        <w:rPr>
          <w:rFonts w:hint="eastAsia"/>
        </w:rPr>
        <w:t>。使用业务逻辑、数据、界面分离的方法组织代码，将业务逻辑聚集于一个部件。在改进和个性化定制界面及用户交互的同时，不需要重新改写业务逻辑。</w:t>
      </w:r>
    </w:p>
    <w:p w14:paraId="098E20E3" w14:textId="77777777" w:rsidR="004A3198" w:rsidRDefault="006225F2">
      <w:pPr>
        <w:ind w:firstLine="480"/>
      </w:pPr>
      <w:r>
        <w:rPr>
          <w:rFonts w:hint="eastAsia"/>
        </w:rPr>
        <w:t>2</w:t>
      </w:r>
      <w:r>
        <w:rPr>
          <w:rFonts w:hint="eastAsia"/>
        </w:rPr>
        <w:t>）</w:t>
      </w:r>
      <w:r>
        <w:t>IOC</w:t>
      </w:r>
      <w:r>
        <w:rPr>
          <w:rFonts w:hint="eastAsia"/>
        </w:rPr>
        <w:t>：</w:t>
      </w:r>
      <w:r>
        <w:rPr>
          <w:rFonts w:hint="eastAsia"/>
        </w:rPr>
        <w:t>Inversion of control</w:t>
      </w:r>
      <w:r>
        <w:rPr>
          <w:rFonts w:hint="eastAsia"/>
        </w:rPr>
        <w:t>的缩写，意为控制反转，一种重要的面向对象编程的法则。它能指导我们如何</w:t>
      </w:r>
      <w:proofErr w:type="gramStart"/>
      <w:r>
        <w:rPr>
          <w:rFonts w:hint="eastAsia"/>
        </w:rPr>
        <w:t>设计出松耦合</w:t>
      </w:r>
      <w:proofErr w:type="gramEnd"/>
      <w:r>
        <w:rPr>
          <w:rFonts w:hint="eastAsia"/>
        </w:rPr>
        <w:t>、更优良的程序。传统应用程序都是由开发人员在</w:t>
      </w:r>
      <w:proofErr w:type="gramStart"/>
      <w:r>
        <w:rPr>
          <w:rFonts w:hint="eastAsia"/>
        </w:rPr>
        <w:t>类内部</w:t>
      </w:r>
      <w:proofErr w:type="gramEnd"/>
      <w:r>
        <w:rPr>
          <w:rFonts w:hint="eastAsia"/>
        </w:rPr>
        <w:t>主动创建依赖对象，从而导致类与类之间高耦合，难于测试；有了</w:t>
      </w:r>
      <w:r>
        <w:t>IOC</w:t>
      </w:r>
      <w:r>
        <w:rPr>
          <w:rFonts w:hint="eastAsia"/>
        </w:rPr>
        <w:t>容器后，把创建和查找依赖对象的控制权交给了容器，由容器</w:t>
      </w:r>
      <w:r w:rsidR="00265984">
        <w:rPr>
          <w:rFonts w:hint="eastAsia"/>
        </w:rPr>
        <w:t>对组合对象进行“注入”</w:t>
      </w:r>
      <w:r>
        <w:rPr>
          <w:rFonts w:hint="eastAsia"/>
        </w:rPr>
        <w:t>。对象间互相不知道对方的存在，而统一由容器进行管理，</w:t>
      </w:r>
      <w:r w:rsidR="00BE119D">
        <w:rPr>
          <w:rFonts w:hint="eastAsia"/>
        </w:rPr>
        <w:t>有</w:t>
      </w:r>
      <w:r>
        <w:rPr>
          <w:rFonts w:hint="eastAsia"/>
        </w:rPr>
        <w:t>利于功能复用。更重要的是使得程序的整个体系结构变得非常灵活，耦合性低。将设计好的对象交给容器控制，而不是传统的在对象内部直接控制。</w:t>
      </w:r>
    </w:p>
    <w:p w14:paraId="2C906654" w14:textId="6AF7F3D9" w:rsidR="004A3198" w:rsidRDefault="006225F2">
      <w:pPr>
        <w:ind w:firstLine="480"/>
      </w:pPr>
      <w:r>
        <w:rPr>
          <w:rFonts w:hint="eastAsia"/>
        </w:rPr>
        <w:t>3</w:t>
      </w:r>
      <w:r>
        <w:rPr>
          <w:rFonts w:hint="eastAsia"/>
        </w:rPr>
        <w:t>）</w:t>
      </w:r>
      <w:r>
        <w:rPr>
          <w:rFonts w:hint="eastAsia"/>
        </w:rPr>
        <w:t>DI</w:t>
      </w:r>
      <w:r>
        <w:rPr>
          <w:rFonts w:hint="eastAsia"/>
        </w:rPr>
        <w:t>：</w:t>
      </w:r>
      <w:r>
        <w:rPr>
          <w:rFonts w:hint="eastAsia"/>
        </w:rPr>
        <w:t>Dependency Injection</w:t>
      </w:r>
      <w:r>
        <w:rPr>
          <w:rFonts w:hint="eastAsia"/>
        </w:rPr>
        <w:t>，即“依赖注入”：</w:t>
      </w:r>
      <w:r>
        <w:rPr>
          <w:rFonts w:hint="eastAsia"/>
        </w:rPr>
        <w:t xml:space="preserve"> </w:t>
      </w:r>
      <w:r>
        <w:rPr>
          <w:rFonts w:hint="eastAsia"/>
        </w:rPr>
        <w:t>组件之间</w:t>
      </w:r>
      <w:r w:rsidR="00F07663">
        <w:rPr>
          <w:rFonts w:hint="eastAsia"/>
        </w:rPr>
        <w:t>的</w:t>
      </w:r>
      <w:r w:rsidR="000C753F">
        <w:rPr>
          <w:rFonts w:hint="eastAsia"/>
        </w:rPr>
        <w:t>依赖关系由容器在运行期决定。形象地</w:t>
      </w:r>
      <w:r>
        <w:rPr>
          <w:rFonts w:hint="eastAsia"/>
        </w:rPr>
        <w:t>说，即由容器动态的将某个依赖关系注入到组件之中。依赖注入的目的并非为软件系统带来更多功能，而是为了提升组件</w:t>
      </w:r>
      <w:r w:rsidR="00242C47">
        <w:rPr>
          <w:rFonts w:hint="eastAsia"/>
        </w:rPr>
        <w:t>的</w:t>
      </w:r>
      <w:r>
        <w:rPr>
          <w:rFonts w:hint="eastAsia"/>
        </w:rPr>
        <w:t>重用</w:t>
      </w:r>
      <w:r w:rsidR="00242C47">
        <w:rPr>
          <w:rFonts w:hint="eastAsia"/>
        </w:rPr>
        <w:t>率</w:t>
      </w:r>
      <w:r w:rsidR="00FF4434">
        <w:rPr>
          <w:rFonts w:hint="eastAsia"/>
        </w:rPr>
        <w:t>，并为系统搭建一个灵活、可扩展的平台。通过依赖注入机制，开发人员</w:t>
      </w:r>
      <w:r>
        <w:rPr>
          <w:rFonts w:hint="eastAsia"/>
        </w:rPr>
        <w:t>只需要通过</w:t>
      </w:r>
      <w:r>
        <w:rPr>
          <w:rFonts w:hint="eastAsia"/>
        </w:rPr>
        <w:lastRenderedPageBreak/>
        <w:t>简单的配置，而无需任何代码就可指定目标需要的资源，完成自身的业务逻辑，而不需要关心具体的资源来自何处，由谁实现。</w:t>
      </w:r>
    </w:p>
    <w:p w14:paraId="3AB27165" w14:textId="77777777" w:rsidR="004A3198" w:rsidRDefault="006225F2">
      <w:pPr>
        <w:ind w:firstLine="480"/>
      </w:pPr>
      <w:r>
        <w:rPr>
          <w:rFonts w:hint="eastAsia"/>
        </w:rPr>
        <w:t>4</w:t>
      </w:r>
      <w:r>
        <w:rPr>
          <w:rFonts w:hint="eastAsia"/>
        </w:rPr>
        <w:t>）路由：在</w:t>
      </w:r>
      <w:r>
        <w:t>Blade</w:t>
      </w:r>
      <w:r>
        <w:rPr>
          <w:rFonts w:hint="eastAsia"/>
        </w:rPr>
        <w:t>中，路由是一个</w:t>
      </w:r>
      <w:r>
        <w:rPr>
          <w:rFonts w:hint="eastAsia"/>
        </w:rPr>
        <w:t>HTTP</w:t>
      </w:r>
      <w:r>
        <w:rPr>
          <w:rFonts w:hint="eastAsia"/>
        </w:rPr>
        <w:t>方法配对一个</w:t>
      </w:r>
      <w:r>
        <w:rPr>
          <w:rFonts w:hint="eastAsia"/>
        </w:rPr>
        <w:t>URL</w:t>
      </w:r>
      <w:r>
        <w:rPr>
          <w:rFonts w:hint="eastAsia"/>
        </w:rPr>
        <w:t>匹配模型，每一个路由可以应对一个处理方法。</w:t>
      </w:r>
    </w:p>
    <w:p w14:paraId="6AB4F11A" w14:textId="77777777" w:rsidR="004A3198" w:rsidRDefault="006225F2">
      <w:pPr>
        <w:ind w:firstLine="480"/>
      </w:pPr>
      <w:r>
        <w:rPr>
          <w:rFonts w:hint="eastAsia"/>
        </w:rPr>
        <w:t>5</w:t>
      </w:r>
      <w:r>
        <w:rPr>
          <w:rFonts w:hint="eastAsia"/>
        </w:rPr>
        <w:t>）拦截器：</w:t>
      </w:r>
      <w:r>
        <w:t>Blade</w:t>
      </w:r>
      <w:r>
        <w:rPr>
          <w:rFonts w:hint="eastAsia"/>
        </w:rPr>
        <w:t>中的拦截器用于接收请求时做额外操作，比如存储数据，校验数据，过滤请求等。</w:t>
      </w:r>
    </w:p>
    <w:p w14:paraId="3A92623D" w14:textId="77777777" w:rsidR="004A3198" w:rsidRDefault="006225F2">
      <w:pPr>
        <w:ind w:firstLine="480"/>
      </w:pPr>
      <w:r>
        <w:rPr>
          <w:rFonts w:hint="eastAsia"/>
        </w:rPr>
        <w:t>6</w:t>
      </w:r>
      <w:r>
        <w:rPr>
          <w:rFonts w:hint="eastAsia"/>
        </w:rPr>
        <w:t>）</w:t>
      </w:r>
      <w:r>
        <w:rPr>
          <w:rFonts w:hint="eastAsia"/>
        </w:rPr>
        <w:t>HTML</w:t>
      </w:r>
      <w:r>
        <w:rPr>
          <w:rFonts w:hint="eastAsia"/>
        </w:rPr>
        <w:t>：超文本标记语言。</w:t>
      </w:r>
    </w:p>
    <w:p w14:paraId="1CCF984D" w14:textId="77777777" w:rsidR="004A3198" w:rsidRDefault="006225F2">
      <w:pPr>
        <w:ind w:firstLine="480"/>
      </w:pPr>
      <w:r>
        <w:rPr>
          <w:rFonts w:hint="eastAsia"/>
        </w:rPr>
        <w:t>7</w:t>
      </w:r>
      <w:r>
        <w:rPr>
          <w:rFonts w:hint="eastAsia"/>
        </w:rPr>
        <w:t>）</w:t>
      </w:r>
      <w:proofErr w:type="spellStart"/>
      <w:r>
        <w:rPr>
          <w:rFonts w:hint="eastAsia"/>
        </w:rPr>
        <w:t>RESTful</w:t>
      </w:r>
      <w:proofErr w:type="spellEnd"/>
      <w:r>
        <w:rPr>
          <w:rFonts w:hint="eastAsia"/>
        </w:rPr>
        <w:t>架构：</w:t>
      </w:r>
      <w:r>
        <w:rPr>
          <w:rFonts w:hint="eastAsia"/>
        </w:rPr>
        <w:t>Representational State Transfer</w:t>
      </w:r>
      <w:r>
        <w:rPr>
          <w:rFonts w:hint="eastAsia"/>
        </w:rPr>
        <w:t>，一种软件架构风格，提供了一组设计原则和约束条件。它主要用于客户端和服务器交互类的软件。基于这个风格设计的软件可以更简洁，更有层次，更易于实现缓存等机制。</w:t>
      </w:r>
    </w:p>
    <w:p w14:paraId="63128927" w14:textId="77777777" w:rsidR="004A3198" w:rsidRDefault="006225F2">
      <w:pPr>
        <w:ind w:firstLine="480"/>
      </w:pPr>
      <w:r>
        <w:rPr>
          <w:rFonts w:hint="eastAsia"/>
        </w:rPr>
        <w:t>8</w:t>
      </w:r>
      <w:r>
        <w:rPr>
          <w:rFonts w:hint="eastAsia"/>
        </w:rPr>
        <w:t>）服务器：一个管理资源并为用户提供服务的计算机软件，用于接收用户请求并响应相应的数据给用户。</w:t>
      </w:r>
    </w:p>
    <w:p w14:paraId="59248C6F" w14:textId="77777777" w:rsidR="004A3198" w:rsidRDefault="006225F2">
      <w:pPr>
        <w:ind w:firstLine="480"/>
      </w:pPr>
      <w:r>
        <w:rPr>
          <w:rFonts w:hint="eastAsia"/>
        </w:rPr>
        <w:t>9</w:t>
      </w:r>
      <w:r>
        <w:rPr>
          <w:rFonts w:hint="eastAsia"/>
        </w:rPr>
        <w:t>）客户端：客户端（</w:t>
      </w:r>
      <w:r>
        <w:rPr>
          <w:rFonts w:hint="eastAsia"/>
        </w:rPr>
        <w:t>Client</w:t>
      </w:r>
      <w:r>
        <w:rPr>
          <w:rFonts w:hint="eastAsia"/>
        </w:rPr>
        <w:t>），是指与服务器相对应，为客户提供本地服务的程序。一般安装在普通的用户机上，需要与服务端互相配合运行。</w:t>
      </w:r>
    </w:p>
    <w:p w14:paraId="6A2C7469" w14:textId="77777777" w:rsidR="004A3198" w:rsidRDefault="006225F2">
      <w:pPr>
        <w:ind w:firstLine="480"/>
      </w:pPr>
      <w:r>
        <w:rPr>
          <w:rFonts w:hint="eastAsia"/>
        </w:rPr>
        <w:t>10</w:t>
      </w:r>
      <w:r>
        <w:rPr>
          <w:rFonts w:hint="eastAsia"/>
        </w:rPr>
        <w:t>）</w:t>
      </w:r>
      <w:r>
        <w:rPr>
          <w:rFonts w:hint="eastAsia"/>
        </w:rPr>
        <w:t>JSON</w:t>
      </w:r>
      <w:r>
        <w:rPr>
          <w:rFonts w:hint="eastAsia"/>
        </w:rPr>
        <w:t>：</w:t>
      </w:r>
      <w:r>
        <w:rPr>
          <w:rFonts w:hint="eastAsia"/>
        </w:rPr>
        <w:t xml:space="preserve">JSON(JavaScript Object Notation, JS </w:t>
      </w:r>
      <w:r>
        <w:rPr>
          <w:rFonts w:hint="eastAsia"/>
        </w:rPr>
        <w:t>对象标记</w:t>
      </w:r>
      <w:r>
        <w:rPr>
          <w:rFonts w:hint="eastAsia"/>
        </w:rPr>
        <w:t xml:space="preserve">) </w:t>
      </w:r>
      <w:r>
        <w:rPr>
          <w:rFonts w:hint="eastAsia"/>
        </w:rPr>
        <w:t>是一种轻量级的数据交换格式。它基于</w:t>
      </w:r>
      <w:r>
        <w:rPr>
          <w:rFonts w:hint="eastAsia"/>
        </w:rPr>
        <w:t xml:space="preserve"> ECMAScript </w:t>
      </w:r>
      <w:r>
        <w:rPr>
          <w:rFonts w:hint="eastAsia"/>
        </w:rPr>
        <w:t>规范的一个子集，采用完全独立于编程语言的文本格式来存储和表示数据。简洁和清晰的层次结构使得</w:t>
      </w:r>
      <w:r>
        <w:rPr>
          <w:rFonts w:hint="eastAsia"/>
        </w:rPr>
        <w:t xml:space="preserve"> JSON </w:t>
      </w:r>
      <w:r>
        <w:rPr>
          <w:rFonts w:hint="eastAsia"/>
        </w:rPr>
        <w:t>成为理想的数据交换语言。</w:t>
      </w:r>
      <w:r>
        <w:rPr>
          <w:rFonts w:hint="eastAsia"/>
        </w:rPr>
        <w:t xml:space="preserve"> </w:t>
      </w:r>
      <w:r>
        <w:rPr>
          <w:rFonts w:hint="eastAsia"/>
        </w:rPr>
        <w:t>易于人阅读和编写，同时也易于机器解析和生成，并有效地提升网络传输效率。</w:t>
      </w:r>
    </w:p>
    <w:p w14:paraId="467AC42C" w14:textId="77777777" w:rsidR="004A3198" w:rsidRDefault="006225F2">
      <w:pPr>
        <w:ind w:firstLine="480"/>
      </w:pPr>
      <w:r>
        <w:rPr>
          <w:rFonts w:hint="eastAsia"/>
        </w:rPr>
        <w:t>11</w:t>
      </w:r>
      <w:r>
        <w:rPr>
          <w:rFonts w:hint="eastAsia"/>
        </w:rPr>
        <w:t>）</w:t>
      </w:r>
      <w:r>
        <w:rPr>
          <w:rFonts w:hint="eastAsia"/>
        </w:rPr>
        <w:t>JDBC: JDBC</w:t>
      </w:r>
      <w:r>
        <w:rPr>
          <w:rFonts w:hint="eastAsia"/>
        </w:rPr>
        <w:t>（</w:t>
      </w:r>
      <w:r>
        <w:rPr>
          <w:rFonts w:hint="eastAsia"/>
        </w:rPr>
        <w:t>Java Data Base Connectivity, java</w:t>
      </w:r>
      <w:r>
        <w:rPr>
          <w:rFonts w:hint="eastAsia"/>
        </w:rPr>
        <w:t>数据库连接）是一种用于执行</w:t>
      </w:r>
      <w:r>
        <w:t>SQL</w:t>
      </w:r>
      <w:r>
        <w:rPr>
          <w:rFonts w:hint="eastAsia"/>
        </w:rPr>
        <w:t>语句的</w:t>
      </w:r>
      <w:r>
        <w:rPr>
          <w:rFonts w:hint="eastAsia"/>
        </w:rPr>
        <w:t>Java API</w:t>
      </w:r>
      <w:r>
        <w:rPr>
          <w:rFonts w:hint="eastAsia"/>
        </w:rPr>
        <w:t>，可以为多种关系数据库提供统一访问，它由一组用</w:t>
      </w:r>
      <w:r>
        <w:rPr>
          <w:rFonts w:hint="eastAsia"/>
        </w:rPr>
        <w:t>Java</w:t>
      </w:r>
      <w:r>
        <w:rPr>
          <w:rFonts w:hint="eastAsia"/>
        </w:rPr>
        <w:t>语言编写的类和接口组成。</w:t>
      </w:r>
      <w:r>
        <w:rPr>
          <w:rFonts w:hint="eastAsia"/>
        </w:rPr>
        <w:t>JDBC</w:t>
      </w:r>
      <w:r>
        <w:rPr>
          <w:rFonts w:hint="eastAsia"/>
        </w:rPr>
        <w:t>提供了一种基准，据此可以构建更高级的工具和接口，使数据库开发人员能够编写数据库应用程序。</w:t>
      </w:r>
    </w:p>
    <w:p w14:paraId="6EC4B8A1" w14:textId="0533583F" w:rsidR="004A3198" w:rsidRDefault="006225F2">
      <w:pPr>
        <w:ind w:firstLine="480"/>
      </w:pPr>
      <w:r>
        <w:rPr>
          <w:rFonts w:hint="eastAsia"/>
        </w:rPr>
        <w:t>12</w:t>
      </w:r>
      <w:r>
        <w:rPr>
          <w:rFonts w:hint="eastAsia"/>
        </w:rPr>
        <w:t>）数据库：简单来说可视为电子化的文件柜—存储电子文件的处所，用户可以对文件中的数据运行新增、截取、更新、删除等操作</w:t>
      </w:r>
      <w:r w:rsidR="00377DDB">
        <w:rPr>
          <w:rFonts w:hint="eastAsia"/>
        </w:rPr>
        <w:t>。</w:t>
      </w:r>
    </w:p>
    <w:p w14:paraId="0BEBE0DE" w14:textId="77777777" w:rsidR="004A3198" w:rsidRDefault="006225F2">
      <w:pPr>
        <w:ind w:firstLine="480"/>
      </w:pPr>
      <w:r>
        <w:rPr>
          <w:rFonts w:hint="eastAsia"/>
        </w:rPr>
        <w:t>13</w:t>
      </w:r>
      <w:r>
        <w:rPr>
          <w:rFonts w:hint="eastAsia"/>
        </w:rPr>
        <w:t>）</w:t>
      </w:r>
      <w:r>
        <w:rPr>
          <w:rFonts w:hint="eastAsia"/>
        </w:rPr>
        <w:t>Java</w:t>
      </w:r>
      <w:r>
        <w:rPr>
          <w:rFonts w:hint="eastAsia"/>
        </w:rPr>
        <w:t>：</w:t>
      </w:r>
      <w:r>
        <w:rPr>
          <w:rFonts w:hint="eastAsia"/>
        </w:rPr>
        <w:t>Java</w:t>
      </w:r>
      <w:r>
        <w:rPr>
          <w:rFonts w:hint="eastAsia"/>
        </w:rPr>
        <w:t>是一种广泛使用的计算机编程语言，拥有跨平台、面向对象、泛型编程的特性，广泛应用于企业级</w:t>
      </w:r>
      <w:r>
        <w:rPr>
          <w:rFonts w:hint="eastAsia"/>
        </w:rPr>
        <w:t>Web</w:t>
      </w:r>
      <w:r>
        <w:rPr>
          <w:rFonts w:hint="eastAsia"/>
        </w:rPr>
        <w:t>应用开发和移动应用开发。</w:t>
      </w:r>
    </w:p>
    <w:p w14:paraId="731E592C" w14:textId="77777777" w:rsidR="004A3198" w:rsidRDefault="006225F2">
      <w:pPr>
        <w:ind w:firstLine="480"/>
      </w:pPr>
      <w:r>
        <w:rPr>
          <w:rFonts w:hint="eastAsia"/>
        </w:rPr>
        <w:t>14</w:t>
      </w:r>
      <w:r>
        <w:rPr>
          <w:rFonts w:hint="eastAsia"/>
        </w:rPr>
        <w:t>）</w:t>
      </w:r>
      <w:r>
        <w:rPr>
          <w:rFonts w:hint="eastAsia"/>
        </w:rPr>
        <w:t>Java web</w:t>
      </w:r>
      <w:r>
        <w:rPr>
          <w:rFonts w:hint="eastAsia"/>
        </w:rPr>
        <w:t>：是用</w:t>
      </w:r>
      <w:r>
        <w:rPr>
          <w:rFonts w:hint="eastAsia"/>
        </w:rPr>
        <w:t>Java</w:t>
      </w:r>
      <w:r>
        <w:rPr>
          <w:rFonts w:hint="eastAsia"/>
        </w:rPr>
        <w:t>技术来解决相关</w:t>
      </w:r>
      <w:r>
        <w:rPr>
          <w:rFonts w:hint="eastAsia"/>
        </w:rPr>
        <w:t>web</w:t>
      </w:r>
      <w:r>
        <w:rPr>
          <w:rFonts w:hint="eastAsia"/>
        </w:rPr>
        <w:t>互联网领域的技术总和。</w:t>
      </w:r>
      <w:r>
        <w:rPr>
          <w:rFonts w:hint="eastAsia"/>
        </w:rPr>
        <w:t>web</w:t>
      </w:r>
      <w:r>
        <w:rPr>
          <w:rFonts w:hint="eastAsia"/>
        </w:rPr>
        <w:t>包括：</w:t>
      </w:r>
      <w:r>
        <w:rPr>
          <w:rFonts w:hint="eastAsia"/>
        </w:rPr>
        <w:t>web</w:t>
      </w:r>
      <w:r>
        <w:rPr>
          <w:rFonts w:hint="eastAsia"/>
        </w:rPr>
        <w:t>服务器和</w:t>
      </w:r>
      <w:r>
        <w:rPr>
          <w:rFonts w:hint="eastAsia"/>
        </w:rPr>
        <w:t>web</w:t>
      </w:r>
      <w:r>
        <w:rPr>
          <w:rFonts w:hint="eastAsia"/>
        </w:rPr>
        <w:t>客户端两部分。</w:t>
      </w:r>
    </w:p>
    <w:p w14:paraId="6E4FD37C" w14:textId="77777777" w:rsidR="004A3198" w:rsidRDefault="006225F2">
      <w:pPr>
        <w:ind w:firstLine="480"/>
      </w:pPr>
      <w:r>
        <w:rPr>
          <w:rFonts w:hint="eastAsia"/>
        </w:rPr>
        <w:lastRenderedPageBreak/>
        <w:t>15</w:t>
      </w:r>
      <w:r>
        <w:rPr>
          <w:rFonts w:hint="eastAsia"/>
        </w:rPr>
        <w:t>）</w:t>
      </w:r>
      <w:r>
        <w:rPr>
          <w:rFonts w:hint="eastAsia"/>
        </w:rPr>
        <w:t>Tomcat</w:t>
      </w:r>
      <w:r>
        <w:rPr>
          <w:rFonts w:hint="eastAsia"/>
        </w:rPr>
        <w:t>：</w:t>
      </w:r>
      <w:r>
        <w:rPr>
          <w:rFonts w:hint="eastAsia"/>
        </w:rPr>
        <w:t>Tomcat</w:t>
      </w:r>
      <w:r>
        <w:rPr>
          <w:rFonts w:hint="eastAsia"/>
        </w:rPr>
        <w:t>是由</w:t>
      </w:r>
      <w:r>
        <w:rPr>
          <w:rFonts w:hint="eastAsia"/>
        </w:rPr>
        <w:t>Apache</w:t>
      </w:r>
      <w:r>
        <w:rPr>
          <w:rFonts w:hint="eastAsia"/>
        </w:rPr>
        <w:t>软件基金会下属的</w:t>
      </w:r>
      <w:r>
        <w:rPr>
          <w:rFonts w:hint="eastAsia"/>
        </w:rPr>
        <w:t>Jakarta</w:t>
      </w:r>
      <w:r>
        <w:rPr>
          <w:rFonts w:hint="eastAsia"/>
        </w:rPr>
        <w:t>项目开发的一个</w:t>
      </w:r>
      <w:r>
        <w:rPr>
          <w:rFonts w:hint="eastAsia"/>
        </w:rPr>
        <w:t>Servlet</w:t>
      </w:r>
      <w:r>
        <w:rPr>
          <w:rFonts w:hint="eastAsia"/>
        </w:rPr>
        <w:t>容器，按照</w:t>
      </w:r>
      <w:r>
        <w:rPr>
          <w:rFonts w:hint="eastAsia"/>
        </w:rPr>
        <w:t>Sun Microsystems</w:t>
      </w:r>
      <w:r>
        <w:rPr>
          <w:rFonts w:hint="eastAsia"/>
        </w:rPr>
        <w:t>提供的技术规范，实现了对</w:t>
      </w:r>
      <w:r>
        <w:rPr>
          <w:rFonts w:hint="eastAsia"/>
        </w:rPr>
        <w:t>Servlet</w:t>
      </w:r>
      <w:r>
        <w:rPr>
          <w:rFonts w:hint="eastAsia"/>
        </w:rPr>
        <w:t>和</w:t>
      </w:r>
      <w:proofErr w:type="spellStart"/>
      <w:r>
        <w:rPr>
          <w:rFonts w:hint="eastAsia"/>
        </w:rPr>
        <w:t>JavaServer</w:t>
      </w:r>
      <w:proofErr w:type="spellEnd"/>
      <w:r>
        <w:rPr>
          <w:rFonts w:hint="eastAsia"/>
        </w:rPr>
        <w:t xml:space="preserve"> Page</w:t>
      </w:r>
      <w:r>
        <w:rPr>
          <w:rFonts w:hint="eastAsia"/>
        </w:rPr>
        <w:t>（</w:t>
      </w:r>
      <w:r>
        <w:rPr>
          <w:rFonts w:hint="eastAsia"/>
        </w:rPr>
        <w:t>JSP</w:t>
      </w:r>
      <w:r>
        <w:rPr>
          <w:rFonts w:hint="eastAsia"/>
        </w:rPr>
        <w:t>）的支持，并提供了作为</w:t>
      </w:r>
      <w:r>
        <w:rPr>
          <w:rFonts w:hint="eastAsia"/>
        </w:rPr>
        <w:t>Web</w:t>
      </w:r>
      <w:r>
        <w:rPr>
          <w:rFonts w:hint="eastAsia"/>
        </w:rPr>
        <w:t>服务器的一些特有功能，如</w:t>
      </w:r>
      <w:r>
        <w:rPr>
          <w:rFonts w:hint="eastAsia"/>
        </w:rPr>
        <w:t>Tomcat</w:t>
      </w:r>
      <w:r>
        <w:rPr>
          <w:rFonts w:hint="eastAsia"/>
        </w:rPr>
        <w:t>管理和控制平台、安全域管理和</w:t>
      </w:r>
      <w:r>
        <w:rPr>
          <w:rFonts w:hint="eastAsia"/>
        </w:rPr>
        <w:t>Tomcat</w:t>
      </w:r>
      <w:r>
        <w:rPr>
          <w:rFonts w:hint="eastAsia"/>
        </w:rPr>
        <w:t>阀等。由于</w:t>
      </w:r>
      <w:r>
        <w:rPr>
          <w:rFonts w:hint="eastAsia"/>
        </w:rPr>
        <w:t>Tomcat</w:t>
      </w:r>
      <w:r>
        <w:rPr>
          <w:rFonts w:hint="eastAsia"/>
        </w:rPr>
        <w:t>本身也内含了一个</w:t>
      </w:r>
      <w:r>
        <w:rPr>
          <w:rFonts w:hint="eastAsia"/>
        </w:rPr>
        <w:t>HTTP</w:t>
      </w:r>
      <w:r>
        <w:rPr>
          <w:rFonts w:hint="eastAsia"/>
        </w:rPr>
        <w:t>服务器，它也可以被视作一个单独的</w:t>
      </w:r>
      <w:r>
        <w:rPr>
          <w:rFonts w:hint="eastAsia"/>
        </w:rPr>
        <w:t>Web</w:t>
      </w:r>
      <w:r>
        <w:rPr>
          <w:rFonts w:hint="eastAsia"/>
        </w:rPr>
        <w:t>服务器。</w:t>
      </w:r>
    </w:p>
    <w:p w14:paraId="07712879" w14:textId="77777777" w:rsidR="004A3198" w:rsidRDefault="006225F2">
      <w:pPr>
        <w:ind w:firstLine="480"/>
      </w:pPr>
      <w:r>
        <w:rPr>
          <w:rFonts w:hint="eastAsia"/>
        </w:rPr>
        <w:t>16</w:t>
      </w:r>
      <w:r>
        <w:rPr>
          <w:rFonts w:hint="eastAsia"/>
        </w:rPr>
        <w:t>）</w:t>
      </w:r>
      <w:r>
        <w:rPr>
          <w:rFonts w:hint="eastAsia"/>
        </w:rPr>
        <w:t>HTTP</w:t>
      </w:r>
      <w:r>
        <w:rPr>
          <w:rFonts w:hint="eastAsia"/>
        </w:rPr>
        <w:t>协议：</w:t>
      </w:r>
      <w:r>
        <w:rPr>
          <w:rFonts w:hint="eastAsia"/>
        </w:rPr>
        <w:t>HTTP</w:t>
      </w:r>
      <w:r>
        <w:rPr>
          <w:rFonts w:hint="eastAsia"/>
        </w:rPr>
        <w:t>是一个客户端终端（用户）和服务器端（网站）请求和应答的标准（</w:t>
      </w:r>
      <w:r>
        <w:rPr>
          <w:rFonts w:hint="eastAsia"/>
        </w:rPr>
        <w:t>TCP</w:t>
      </w:r>
      <w:r>
        <w:rPr>
          <w:rFonts w:hint="eastAsia"/>
        </w:rPr>
        <w:t>）。</w:t>
      </w:r>
    </w:p>
    <w:p w14:paraId="1B2A5724" w14:textId="77777777" w:rsidR="004A3198" w:rsidRDefault="006225F2">
      <w:pPr>
        <w:ind w:firstLine="480"/>
      </w:pPr>
      <w:r>
        <w:rPr>
          <w:rFonts w:hint="eastAsia"/>
        </w:rPr>
        <w:t>17</w:t>
      </w:r>
      <w:r>
        <w:rPr>
          <w:rFonts w:hint="eastAsia"/>
        </w:rPr>
        <w:t>）</w:t>
      </w:r>
      <w:r>
        <w:rPr>
          <w:rFonts w:hint="eastAsia"/>
        </w:rPr>
        <w:t>GET</w:t>
      </w:r>
      <w:r>
        <w:rPr>
          <w:rFonts w:hint="eastAsia"/>
        </w:rPr>
        <w:t>：常用的</w:t>
      </w:r>
      <w:r>
        <w:rPr>
          <w:rFonts w:hint="eastAsia"/>
        </w:rPr>
        <w:t>HTTP</w:t>
      </w:r>
      <w:r>
        <w:rPr>
          <w:rFonts w:hint="eastAsia"/>
        </w:rPr>
        <w:t>请求方法，从指定的资源请求数据。</w:t>
      </w:r>
      <w:r>
        <w:rPr>
          <w:rFonts w:hint="eastAsia"/>
        </w:rPr>
        <w:t>GET</w:t>
      </w:r>
      <w:r>
        <w:rPr>
          <w:rFonts w:hint="eastAsia"/>
        </w:rPr>
        <w:t>请求可被缓存，并且保留在浏览器历史记录中，所以</w:t>
      </w:r>
      <w:r>
        <w:rPr>
          <w:rFonts w:hint="eastAsia"/>
        </w:rPr>
        <w:t>GET</w:t>
      </w:r>
      <w:r>
        <w:rPr>
          <w:rFonts w:hint="eastAsia"/>
        </w:rPr>
        <w:t>请求不应在处理敏感数据时使用。</w:t>
      </w:r>
    </w:p>
    <w:p w14:paraId="425DC7DC" w14:textId="77777777" w:rsidR="004A3198" w:rsidRDefault="006225F2">
      <w:pPr>
        <w:ind w:firstLine="480"/>
      </w:pPr>
      <w:r>
        <w:rPr>
          <w:rFonts w:hint="eastAsia"/>
        </w:rPr>
        <w:t>18</w:t>
      </w:r>
      <w:r>
        <w:rPr>
          <w:rFonts w:hint="eastAsia"/>
        </w:rPr>
        <w:t>）</w:t>
      </w:r>
      <w:r>
        <w:rPr>
          <w:rFonts w:hint="eastAsia"/>
        </w:rPr>
        <w:t>POST</w:t>
      </w:r>
      <w:r>
        <w:rPr>
          <w:rFonts w:hint="eastAsia"/>
        </w:rPr>
        <w:t>：另一种常用的</w:t>
      </w:r>
      <w:r>
        <w:rPr>
          <w:rFonts w:hint="eastAsia"/>
        </w:rPr>
        <w:t>HTTP</w:t>
      </w:r>
      <w:r>
        <w:rPr>
          <w:rFonts w:hint="eastAsia"/>
        </w:rPr>
        <w:t>请求方法，不仅可以请求数据还可以向指定的资源提交要被处理的数据。</w:t>
      </w:r>
      <w:r>
        <w:rPr>
          <w:rFonts w:hint="eastAsia"/>
        </w:rPr>
        <w:t>POST</w:t>
      </w:r>
      <w:r>
        <w:rPr>
          <w:rFonts w:hint="eastAsia"/>
        </w:rPr>
        <w:t>请求不会被缓存，并且不会保留在浏览器历史纪录中。</w:t>
      </w:r>
    </w:p>
    <w:p w14:paraId="22C91D36" w14:textId="77777777" w:rsidR="004A3198" w:rsidRDefault="006225F2">
      <w:pPr>
        <w:ind w:firstLine="480"/>
      </w:pPr>
      <w:r>
        <w:rPr>
          <w:rFonts w:hint="eastAsia"/>
        </w:rPr>
        <w:t>19</w:t>
      </w:r>
      <w:r>
        <w:rPr>
          <w:rFonts w:hint="eastAsia"/>
        </w:rPr>
        <w:t>）</w:t>
      </w:r>
      <w:r>
        <w:rPr>
          <w:rFonts w:hint="eastAsia"/>
        </w:rPr>
        <w:t>Request: Request</w:t>
      </w:r>
      <w:r>
        <w:rPr>
          <w:rFonts w:hint="eastAsia"/>
        </w:rPr>
        <w:t>对象是从客户端向服务器发出请求，包括用户提交的信息以及客户端的一些信息。客户端可通过</w:t>
      </w:r>
      <w:r>
        <w:rPr>
          <w:rFonts w:hint="eastAsia"/>
        </w:rPr>
        <w:t>HTML</w:t>
      </w:r>
      <w:r>
        <w:rPr>
          <w:rFonts w:hint="eastAsia"/>
        </w:rPr>
        <w:t>表单或在网页地址后面提供参数的方法提交数据，然后通过</w:t>
      </w:r>
      <w:r>
        <w:rPr>
          <w:rFonts w:hint="eastAsia"/>
        </w:rPr>
        <w:t>request</w:t>
      </w:r>
      <w:r>
        <w:rPr>
          <w:rFonts w:hint="eastAsia"/>
        </w:rPr>
        <w:t>对象的相关方法来获取这些数据。</w:t>
      </w:r>
    </w:p>
    <w:p w14:paraId="187275BD" w14:textId="77777777" w:rsidR="004A3198" w:rsidRDefault="006225F2">
      <w:pPr>
        <w:ind w:firstLine="480"/>
      </w:pPr>
      <w:r>
        <w:rPr>
          <w:rFonts w:hint="eastAsia"/>
        </w:rPr>
        <w:t>20</w:t>
      </w:r>
      <w:r>
        <w:rPr>
          <w:rFonts w:hint="eastAsia"/>
        </w:rPr>
        <w:t>）</w:t>
      </w:r>
      <w:r>
        <w:rPr>
          <w:rFonts w:hint="eastAsia"/>
        </w:rPr>
        <w:t>Response: Response</w:t>
      </w:r>
      <w:r>
        <w:rPr>
          <w:rFonts w:hint="eastAsia"/>
        </w:rPr>
        <w:t>对象用于动态响应客户端请求，控制发送给用户的信息，并将动态生成响应。</w:t>
      </w:r>
    </w:p>
    <w:p w14:paraId="7A1B9452" w14:textId="77777777" w:rsidR="004A3198" w:rsidRDefault="006225F2">
      <w:pPr>
        <w:ind w:firstLine="480"/>
      </w:pPr>
      <w:r>
        <w:rPr>
          <w:rFonts w:hint="eastAsia"/>
        </w:rPr>
        <w:t>21</w:t>
      </w:r>
      <w:r>
        <w:t xml:space="preserve">) </w:t>
      </w:r>
      <w:r>
        <w:rPr>
          <w:rFonts w:hint="eastAsia"/>
        </w:rPr>
        <w:t>Maven</w:t>
      </w:r>
      <w:r>
        <w:rPr>
          <w:rFonts w:hint="eastAsia"/>
        </w:rPr>
        <w:t>项目对象模型</w:t>
      </w:r>
      <w:r>
        <w:rPr>
          <w:rFonts w:hint="eastAsia"/>
        </w:rPr>
        <w:t>(POM)</w:t>
      </w:r>
      <w:r>
        <w:rPr>
          <w:rFonts w:hint="eastAsia"/>
        </w:rPr>
        <w:t>，可以通过</w:t>
      </w:r>
      <w:proofErr w:type="gramStart"/>
      <w:r>
        <w:rPr>
          <w:rFonts w:hint="eastAsia"/>
        </w:rPr>
        <w:t>一</w:t>
      </w:r>
      <w:proofErr w:type="gramEnd"/>
      <w:r>
        <w:rPr>
          <w:rFonts w:hint="eastAsia"/>
        </w:rPr>
        <w:t>小段描述信息来管理项目的构建，报告和文档的软件项目管理工具。</w:t>
      </w:r>
    </w:p>
    <w:p w14:paraId="0F1604A1" w14:textId="6C3C1268" w:rsidR="004A3198" w:rsidRDefault="006225F2">
      <w:pPr>
        <w:ind w:firstLine="480"/>
      </w:pPr>
      <w:r>
        <w:rPr>
          <w:rFonts w:hint="eastAsia"/>
        </w:rPr>
        <w:t xml:space="preserve">22) </w:t>
      </w:r>
      <w:r w:rsidR="00C34A1F">
        <w:rPr>
          <w:rFonts w:hint="eastAsia"/>
        </w:rPr>
        <w:t>Rest</w:t>
      </w:r>
      <w:r w:rsidR="00C16B0D">
        <w:rPr>
          <w:rFonts w:hint="eastAsia"/>
        </w:rPr>
        <w:t>f</w:t>
      </w:r>
      <w:r w:rsidR="00C34A1F">
        <w:rPr>
          <w:rFonts w:hint="eastAsia"/>
        </w:rPr>
        <w:t xml:space="preserve">ul: </w:t>
      </w:r>
      <w:r>
        <w:rPr>
          <w:rFonts w:hint="eastAsia"/>
        </w:rPr>
        <w:t>一种软件架构风格，设计风格而不是标准，只是提供了一组设计原则和约束条件。它主要用于客户端和服务器交互类的软件。基于这个风格设计的软件可以更简洁，更有层次，更易于实现缓存等机制。</w:t>
      </w:r>
    </w:p>
    <w:p w14:paraId="5ABC4B42" w14:textId="77777777" w:rsidR="004A3198" w:rsidRDefault="006225F2">
      <w:pPr>
        <w:ind w:firstLine="480"/>
        <w:rPr>
          <w:color w:val="FF0000"/>
        </w:rPr>
      </w:pPr>
      <w:r>
        <w:rPr>
          <w:rFonts w:hint="eastAsia"/>
        </w:rPr>
        <w:t>23</w:t>
      </w:r>
      <w:r>
        <w:rPr>
          <w:rFonts w:hint="eastAsia"/>
        </w:rPr>
        <w:t>）</w:t>
      </w:r>
      <w:r>
        <w:t>模板引擎不属于特定技术领域，它是跨领域跨平台的概念。在</w:t>
      </w:r>
      <w:r w:rsidR="00881C36">
        <w:fldChar w:fldCharType="begin"/>
      </w:r>
      <w:r w:rsidR="00881C36">
        <w:instrText xml:space="preserve"> HYPERLINK "http://baike.baidu.com/item/Asp" \t "_blank" </w:instrText>
      </w:r>
      <w:r w:rsidR="00881C36">
        <w:fldChar w:fldCharType="separate"/>
      </w:r>
      <w:r>
        <w:t>Asp</w:t>
      </w:r>
      <w:r w:rsidR="00881C36">
        <w:fldChar w:fldCharType="end"/>
      </w:r>
      <w:r>
        <w:t>下有模板引擎，在</w:t>
      </w:r>
      <w:r w:rsidR="00881C36">
        <w:fldChar w:fldCharType="begin"/>
      </w:r>
      <w:r w:rsidR="00881C36">
        <w:instrText xml:space="preserve"> HYPERLINK "http://baike.baidu.com/item/PHP" \t "_blank" </w:instrText>
      </w:r>
      <w:r w:rsidR="00881C36">
        <w:fldChar w:fldCharType="separate"/>
      </w:r>
      <w:r>
        <w:t>PHP</w:t>
      </w:r>
      <w:r w:rsidR="00881C36">
        <w:fldChar w:fldCharType="end"/>
      </w:r>
      <w:r>
        <w:t>下也有模板引擎，在</w:t>
      </w:r>
      <w:r w:rsidR="00881C36">
        <w:fldChar w:fldCharType="begin"/>
      </w:r>
      <w:r w:rsidR="00881C36">
        <w:instrText xml:space="preserve"> HYPERLINK "http://baike.baidu.com/item/C%23" \t "_blank" </w:instrText>
      </w:r>
      <w:r w:rsidR="00881C36">
        <w:fldChar w:fldCharType="separate"/>
      </w:r>
      <w:r>
        <w:t>C#</w:t>
      </w:r>
      <w:r w:rsidR="00881C36">
        <w:fldChar w:fldCharType="end"/>
      </w:r>
      <w:r>
        <w:t>下也有，甚至</w:t>
      </w:r>
      <w:r w:rsidR="00881C36">
        <w:fldChar w:fldCharType="begin"/>
      </w:r>
      <w:r w:rsidR="00881C36">
        <w:instrText xml:space="preserve"> HYPERLINK "http://baike.baidu.com/item/JavaScript" \t "_blank" </w:instrText>
      </w:r>
      <w:r w:rsidR="00881C36">
        <w:fldChar w:fldCharType="separate"/>
      </w:r>
      <w:r>
        <w:t>JavaScript</w:t>
      </w:r>
      <w:r w:rsidR="00881C36">
        <w:fldChar w:fldCharType="end"/>
      </w:r>
      <w:r>
        <w:t>、</w:t>
      </w:r>
      <w:r w:rsidR="00881C36">
        <w:fldChar w:fldCharType="begin"/>
      </w:r>
      <w:r w:rsidR="00881C36">
        <w:instrText xml:space="preserve"> HYPERLINK "http://baike.baidu.com/item/WinForm" \t "_blank" </w:instrText>
      </w:r>
      <w:r w:rsidR="00881C36">
        <w:fldChar w:fldCharType="separate"/>
      </w:r>
      <w:r>
        <w:t>WinForm</w:t>
      </w:r>
      <w:r w:rsidR="00881C36">
        <w:fldChar w:fldCharType="end"/>
      </w:r>
      <w:r>
        <w:t>开发都会用到模板引擎技术。模板引擎的实现方式有很多，最简单的是</w:t>
      </w:r>
      <w:r>
        <w:t>“</w:t>
      </w:r>
      <w:r>
        <w:t>置换型</w:t>
      </w:r>
      <w:r>
        <w:t>”</w:t>
      </w:r>
      <w:r>
        <w:t>模板引擎，这</w:t>
      </w:r>
      <w:r w:rsidR="00881C36">
        <w:fldChar w:fldCharType="begin"/>
      </w:r>
      <w:r w:rsidR="00881C36">
        <w:instrText xml:space="preserve"> HYPERLINK "http://baike.baidu.com/item/%E7%B1%BB%E6%A8%A1%E6%9D%BF" \t "_blank" </w:instrText>
      </w:r>
      <w:r w:rsidR="00881C36">
        <w:fldChar w:fldCharType="separate"/>
      </w:r>
      <w:r>
        <w:t>类模板</w:t>
      </w:r>
      <w:r w:rsidR="00881C36">
        <w:fldChar w:fldCharType="end"/>
      </w:r>
      <w:r>
        <w:t>引擎只是将指定模板内容（字符串）中的特定标记（子字符串）替换一下便生成了最终需要的业务数据（比如网页）。置换型模板引擎实现简单，</w:t>
      </w:r>
      <w:r>
        <w:lastRenderedPageBreak/>
        <w:t>但其效率低下，无法满足高负载的应用需求（比如有海量访问的网站），因此还出现了</w:t>
      </w:r>
      <w:r>
        <w:t>“</w:t>
      </w:r>
      <w:r>
        <w:t>解释型</w:t>
      </w:r>
      <w:r>
        <w:t>”</w:t>
      </w:r>
      <w:r>
        <w:t>模板引擎和</w:t>
      </w:r>
      <w:r>
        <w:t>“</w:t>
      </w:r>
      <w:r>
        <w:t>编译型</w:t>
      </w:r>
      <w:r>
        <w:t>”</w:t>
      </w:r>
      <w:r>
        <w:t>模板引擎等。</w:t>
      </w:r>
    </w:p>
    <w:p w14:paraId="04A01AB7" w14:textId="77777777" w:rsidR="004A3198" w:rsidRDefault="006225F2">
      <w:pPr>
        <w:ind w:firstLine="480"/>
        <w:rPr>
          <w:color w:val="FF0000"/>
        </w:rPr>
      </w:pPr>
      <w:r>
        <w:rPr>
          <w:rFonts w:hint="eastAsia"/>
        </w:rPr>
        <w:t xml:space="preserve">24) </w:t>
      </w:r>
      <w:r>
        <w:rPr>
          <w:rFonts w:hint="eastAsia"/>
        </w:rPr>
        <w:t>缓存插件。</w:t>
      </w:r>
      <w:r>
        <w:t>插件</w:t>
      </w:r>
      <w:r>
        <w:t>(Plug-in,</w:t>
      </w:r>
      <w:r>
        <w:t>又称</w:t>
      </w:r>
      <w:proofErr w:type="spellStart"/>
      <w:r>
        <w:t>addin</w:t>
      </w:r>
      <w:proofErr w:type="spellEnd"/>
      <w:r>
        <w:t>、</w:t>
      </w:r>
      <w:r>
        <w:t>add-in</w:t>
      </w:r>
      <w:r>
        <w:t>、</w:t>
      </w:r>
      <w:proofErr w:type="spellStart"/>
      <w:r>
        <w:t>addon</w:t>
      </w:r>
      <w:proofErr w:type="spellEnd"/>
      <w:r>
        <w:t>或</w:t>
      </w:r>
      <w:r>
        <w:t>add-on,</w:t>
      </w:r>
      <w:r>
        <w:t>又译外挂</w:t>
      </w:r>
      <w:r>
        <w:t>)</w:t>
      </w:r>
      <w:r>
        <w:t>是一种遵循一定规范的应用程序接口编写出来的程序</w:t>
      </w:r>
      <w:r>
        <w:rPr>
          <w:rFonts w:hint="eastAsia"/>
        </w:rPr>
        <w:t>。缓存插件主要是对用户经常访问的页面或查询的数据预先缓存在内存中，能够加速页面响应时间，节省服务器资源请求。</w:t>
      </w:r>
    </w:p>
    <w:p w14:paraId="0D2D9C00" w14:textId="77777777" w:rsidR="004A3198" w:rsidRDefault="006225F2">
      <w:pPr>
        <w:ind w:firstLine="480"/>
        <w:rPr>
          <w:color w:val="FF0000"/>
        </w:rPr>
      </w:pPr>
      <w:r>
        <w:rPr>
          <w:rFonts w:hint="eastAsia"/>
        </w:rPr>
        <w:t xml:space="preserve">25) </w:t>
      </w:r>
      <w:r>
        <w:rPr>
          <w:rFonts w:hint="eastAsia"/>
        </w:rPr>
        <w:t>负载均衡。</w:t>
      </w:r>
      <w:r>
        <w:t>英文名称为</w:t>
      </w:r>
      <w:r>
        <w:t>Load Balance</w:t>
      </w:r>
      <w:r>
        <w:t>，其意思就是分摊到多个操作单元上进行执行，例如</w:t>
      </w:r>
      <w:r>
        <w:t>Web</w:t>
      </w:r>
      <w:hyperlink r:id="rId18" w:tgtFrame="_blank" w:history="1">
        <w:r>
          <w:t>服务器</w:t>
        </w:r>
      </w:hyperlink>
      <w:r>
        <w:t>、</w:t>
      </w:r>
      <w:hyperlink r:id="rId19" w:tgtFrame="_blank" w:history="1">
        <w:r>
          <w:t>FTP</w:t>
        </w:r>
        <w:r>
          <w:t>服务器</w:t>
        </w:r>
      </w:hyperlink>
      <w:r>
        <w:t>、</w:t>
      </w:r>
      <w:hyperlink r:id="rId20" w:tgtFrame="_blank" w:history="1">
        <w:r>
          <w:t>企业</w:t>
        </w:r>
      </w:hyperlink>
      <w:r>
        <w:t>关键应用服务器和其它关键任务服务器等，从而共同完成工作任务</w:t>
      </w:r>
      <w:r>
        <w:rPr>
          <w:rFonts w:hint="eastAsia"/>
        </w:rPr>
        <w:t>，以</w:t>
      </w:r>
      <w:r>
        <w:t>增加</w:t>
      </w:r>
      <w:hyperlink r:id="rId21" w:tgtFrame="_blank" w:history="1">
        <w:r>
          <w:t>吞吐量</w:t>
        </w:r>
      </w:hyperlink>
      <w:r>
        <w:t>、加强网络数据处理能力、提高网络的灵活性和可用性。</w:t>
      </w:r>
    </w:p>
    <w:p w14:paraId="29C66459" w14:textId="77777777" w:rsidR="004A3198" w:rsidRDefault="006225F2">
      <w:pPr>
        <w:pStyle w:val="1"/>
      </w:pPr>
      <w:bookmarkStart w:id="9" w:name="_Toc478808646"/>
      <w:bookmarkStart w:id="10" w:name="_Toc480753583"/>
      <w:r>
        <w:rPr>
          <w:rFonts w:hint="eastAsia"/>
        </w:rPr>
        <w:t xml:space="preserve">2 </w:t>
      </w:r>
      <w:r>
        <w:rPr>
          <w:rFonts w:hint="eastAsia"/>
        </w:rPr>
        <w:t>系统概述</w:t>
      </w:r>
      <w:bookmarkEnd w:id="9"/>
      <w:bookmarkEnd w:id="10"/>
    </w:p>
    <w:p w14:paraId="3B047496" w14:textId="77777777" w:rsidR="004A3198" w:rsidRDefault="006225F2">
      <w:pPr>
        <w:pStyle w:val="2"/>
      </w:pPr>
      <w:bookmarkStart w:id="11" w:name="_Toc480753584"/>
      <w:r>
        <w:rPr>
          <w:rFonts w:hint="eastAsia"/>
        </w:rPr>
        <w:t xml:space="preserve">2.1 </w:t>
      </w:r>
      <w:r>
        <w:rPr>
          <w:rFonts w:hint="eastAsia"/>
        </w:rPr>
        <w:t>任务背景</w:t>
      </w:r>
      <w:bookmarkEnd w:id="11"/>
    </w:p>
    <w:p w14:paraId="34F9788F" w14:textId="77777777" w:rsidR="004A3198" w:rsidRDefault="006225F2">
      <w:pPr>
        <w:ind w:firstLine="480"/>
      </w:pPr>
      <w:r>
        <w:rPr>
          <w:rFonts w:hint="eastAsia"/>
        </w:rPr>
        <w:t>90</w:t>
      </w:r>
      <w:r>
        <w:rPr>
          <w:rFonts w:hint="eastAsia"/>
        </w:rPr>
        <w:t>年代末期，</w:t>
      </w:r>
      <w:proofErr w:type="spellStart"/>
      <w:r>
        <w:rPr>
          <w:rFonts w:hint="eastAsia"/>
        </w:rPr>
        <w:t>JavaWeb</w:t>
      </w:r>
      <w:proofErr w:type="spellEnd"/>
      <w:r>
        <w:rPr>
          <w:rFonts w:hint="eastAsia"/>
        </w:rPr>
        <w:t>技术开始应用于服务器、网站开发。</w:t>
      </w:r>
      <w:r>
        <w:rPr>
          <w:rFonts w:hint="eastAsia"/>
        </w:rPr>
        <w:t>Sun</w:t>
      </w:r>
      <w:r>
        <w:rPr>
          <w:rFonts w:hint="eastAsia"/>
        </w:rPr>
        <w:t>公司制定了</w:t>
      </w:r>
      <w:r>
        <w:rPr>
          <w:rFonts w:hint="eastAsia"/>
        </w:rPr>
        <w:t>J2EE</w:t>
      </w:r>
      <w:r>
        <w:rPr>
          <w:rFonts w:hint="eastAsia"/>
        </w:rPr>
        <w:t>标准，借助编程语言</w:t>
      </w:r>
      <w:r>
        <w:rPr>
          <w:rFonts w:hint="eastAsia"/>
        </w:rPr>
        <w:t>Java</w:t>
      </w:r>
      <w:r>
        <w:rPr>
          <w:rFonts w:hint="eastAsia"/>
        </w:rPr>
        <w:t>快速的发展并流行起来。</w:t>
      </w:r>
      <w:r>
        <w:rPr>
          <w:rFonts w:hint="eastAsia"/>
        </w:rPr>
        <w:t>J2EE</w:t>
      </w:r>
      <w:r>
        <w:rPr>
          <w:rFonts w:hint="eastAsia"/>
        </w:rPr>
        <w:t>的广泛实现是在</w:t>
      </w:r>
      <w:r>
        <w:rPr>
          <w:rFonts w:hint="eastAsia"/>
        </w:rPr>
        <w:t>1999</w:t>
      </w:r>
      <w:r>
        <w:rPr>
          <w:rFonts w:hint="eastAsia"/>
        </w:rPr>
        <w:t>年和</w:t>
      </w:r>
      <w:r>
        <w:rPr>
          <w:rFonts w:hint="eastAsia"/>
        </w:rPr>
        <w:t>2000</w:t>
      </w:r>
      <w:r>
        <w:rPr>
          <w:rFonts w:hint="eastAsia"/>
        </w:rPr>
        <w:t>年开始的，它的出现带来了诸如事务管理之类的核心中间层概念的标准化，但是在实践中并没有获得绝对的成功。因为</w:t>
      </w:r>
      <w:r>
        <w:rPr>
          <w:rFonts w:hint="eastAsia"/>
        </w:rPr>
        <w:t>J2EE</w:t>
      </w:r>
      <w:r>
        <w:rPr>
          <w:rFonts w:hint="eastAsia"/>
        </w:rPr>
        <w:t>的开发效率，开发难度和实际的性能都令人失望。而</w:t>
      </w:r>
      <w:r>
        <w:rPr>
          <w:rFonts w:hint="eastAsia"/>
        </w:rPr>
        <w:t>Spring</w:t>
      </w:r>
      <w:r>
        <w:rPr>
          <w:rFonts w:hint="eastAsia"/>
        </w:rPr>
        <w:t>框架出现的初衷就是为了解决类似的这些问题，提供了一整套的</w:t>
      </w:r>
      <w:proofErr w:type="spellStart"/>
      <w:r>
        <w:rPr>
          <w:rFonts w:hint="eastAsia"/>
        </w:rPr>
        <w:t>JavaWeb</w:t>
      </w:r>
      <w:proofErr w:type="spellEnd"/>
      <w:r>
        <w:rPr>
          <w:rFonts w:hint="eastAsia"/>
        </w:rPr>
        <w:t>支持，包括安全、事务、数据库等操作的简化。但是</w:t>
      </w:r>
      <w:r>
        <w:rPr>
          <w:rFonts w:hint="eastAsia"/>
        </w:rPr>
        <w:t>Spring</w:t>
      </w:r>
      <w:r>
        <w:rPr>
          <w:rFonts w:hint="eastAsia"/>
        </w:rPr>
        <w:t>是企业级的，所以更关注于</w:t>
      </w:r>
      <w:r w:rsidR="00E43AB1">
        <w:rPr>
          <w:rFonts w:hint="eastAsia"/>
        </w:rPr>
        <w:t>市场</w:t>
      </w:r>
      <w:r>
        <w:rPr>
          <w:rFonts w:hint="eastAsia"/>
        </w:rPr>
        <w:t>需求，扩展了越来越多的功能，衍生出许多其他的分支项目，导致框架越来越大，也越来越杂，甚至演化出</w:t>
      </w:r>
      <w:r>
        <w:rPr>
          <w:rFonts w:hint="eastAsia"/>
        </w:rPr>
        <w:t>Spring Boot</w:t>
      </w:r>
      <w:r>
        <w:rPr>
          <w:rFonts w:hint="eastAsia"/>
        </w:rPr>
        <w:t>用于简化</w:t>
      </w:r>
      <w:r>
        <w:rPr>
          <w:rFonts w:hint="eastAsia"/>
        </w:rPr>
        <w:t>Spring</w:t>
      </w:r>
      <w:r>
        <w:rPr>
          <w:rFonts w:hint="eastAsia"/>
        </w:rPr>
        <w:t>自身的配置。因此</w:t>
      </w:r>
      <w:r w:rsidR="00E43AB1">
        <w:rPr>
          <w:rFonts w:hint="eastAsia"/>
        </w:rPr>
        <w:t>我组没有选择</w:t>
      </w:r>
      <w:r>
        <w:rPr>
          <w:rFonts w:hint="eastAsia"/>
        </w:rPr>
        <w:t>Spring</w:t>
      </w:r>
      <w:r>
        <w:rPr>
          <w:rFonts w:hint="eastAsia"/>
        </w:rPr>
        <w:t>如此庞大、</w:t>
      </w:r>
      <w:r w:rsidR="00E43AB1">
        <w:rPr>
          <w:rFonts w:hint="eastAsia"/>
        </w:rPr>
        <w:t>复杂</w:t>
      </w:r>
      <w:r>
        <w:rPr>
          <w:rFonts w:hint="eastAsia"/>
        </w:rPr>
        <w:t>的框架</w:t>
      </w:r>
      <w:r w:rsidR="00E43AB1">
        <w:rPr>
          <w:rFonts w:hint="eastAsia"/>
        </w:rPr>
        <w:t>，因为</w:t>
      </w:r>
      <w:r>
        <w:rPr>
          <w:rFonts w:hint="eastAsia"/>
        </w:rPr>
        <w:t>在短期内分析</w:t>
      </w:r>
      <w:r w:rsidR="00E43AB1">
        <w:rPr>
          <w:rFonts w:hint="eastAsia"/>
        </w:rPr>
        <w:t>Spring</w:t>
      </w:r>
      <w:r>
        <w:rPr>
          <w:rFonts w:hint="eastAsia"/>
        </w:rPr>
        <w:t>是非常困难和</w:t>
      </w:r>
      <w:r w:rsidR="00E43AB1">
        <w:rPr>
          <w:rFonts w:hint="eastAsia"/>
        </w:rPr>
        <w:t>不现实</w:t>
      </w:r>
      <w:r>
        <w:rPr>
          <w:rFonts w:hint="eastAsia"/>
        </w:rPr>
        <w:t>的。</w:t>
      </w:r>
    </w:p>
    <w:p w14:paraId="6192C629" w14:textId="77777777" w:rsidR="004A3198" w:rsidRDefault="006225F2">
      <w:pPr>
        <w:ind w:firstLine="480"/>
      </w:pPr>
      <w:r>
        <w:t>Blade</w:t>
      </w:r>
      <w:r>
        <w:rPr>
          <w:rFonts w:hint="eastAsia"/>
        </w:rPr>
        <w:t>是一款简洁易用的</w:t>
      </w:r>
      <w:proofErr w:type="spellStart"/>
      <w:r>
        <w:rPr>
          <w:rFonts w:hint="eastAsia"/>
        </w:rPr>
        <w:t>JavaWeb</w:t>
      </w:r>
      <w:proofErr w:type="spellEnd"/>
      <w:r>
        <w:rPr>
          <w:rFonts w:hint="eastAsia"/>
        </w:rPr>
        <w:t>框架，它抽取了</w:t>
      </w:r>
      <w:r>
        <w:rPr>
          <w:rFonts w:hint="eastAsia"/>
        </w:rPr>
        <w:t>Spring</w:t>
      </w:r>
      <w:r>
        <w:rPr>
          <w:rFonts w:hint="eastAsia"/>
        </w:rPr>
        <w:t>的核心功能并重新实现。</w:t>
      </w:r>
      <w:r>
        <w:t>Blade</w:t>
      </w:r>
      <w:r w:rsidR="00E43AB1">
        <w:rPr>
          <w:rFonts w:hint="eastAsia"/>
        </w:rPr>
        <w:t>在简洁和兼容两者之间</w:t>
      </w:r>
      <w:r>
        <w:rPr>
          <w:rFonts w:hint="eastAsia"/>
        </w:rPr>
        <w:t>选择了简洁，摒弃了繁复的配置，选择了</w:t>
      </w:r>
      <w:r>
        <w:rPr>
          <w:rFonts w:hint="eastAsia"/>
        </w:rPr>
        <w:t>Java 1.8</w:t>
      </w:r>
      <w:r>
        <w:rPr>
          <w:rFonts w:hint="eastAsia"/>
        </w:rPr>
        <w:t>，以及内嵌的服务器和数据库。它提供了</w:t>
      </w:r>
      <w:r>
        <w:t>IOC</w:t>
      </w:r>
      <w:r>
        <w:rPr>
          <w:rFonts w:hint="eastAsia"/>
        </w:rPr>
        <w:t>容器、</w:t>
      </w:r>
      <w:r>
        <w:rPr>
          <w:rFonts w:hint="eastAsia"/>
        </w:rPr>
        <w:t>MVC</w:t>
      </w:r>
      <w:r>
        <w:rPr>
          <w:rFonts w:hint="eastAsia"/>
        </w:rPr>
        <w:t>架构支持、模板引擎以及注解功能，并基于</w:t>
      </w:r>
      <w:r>
        <w:rPr>
          <w:rFonts w:hint="eastAsia"/>
        </w:rPr>
        <w:t>Maven</w:t>
      </w:r>
      <w:r>
        <w:rPr>
          <w:rFonts w:hint="eastAsia"/>
        </w:rPr>
        <w:t>进行管理。</w:t>
      </w:r>
    </w:p>
    <w:p w14:paraId="56C90648" w14:textId="77777777" w:rsidR="004A3198" w:rsidRDefault="006225F2">
      <w:pPr>
        <w:ind w:firstLine="480"/>
      </w:pPr>
      <w:r>
        <w:rPr>
          <w:rFonts w:hint="eastAsia"/>
        </w:rPr>
        <w:t>它的主要特点如下：</w:t>
      </w:r>
    </w:p>
    <w:p w14:paraId="7902EDDE" w14:textId="77777777" w:rsidR="004A3198" w:rsidRDefault="006225F2">
      <w:pPr>
        <w:pStyle w:val="11"/>
        <w:widowControl w:val="0"/>
        <w:numPr>
          <w:ilvl w:val="1"/>
          <w:numId w:val="2"/>
        </w:numPr>
        <w:spacing w:line="400" w:lineRule="exact"/>
        <w:ind w:firstLineChars="0"/>
      </w:pPr>
      <w:r>
        <w:rPr>
          <w:rFonts w:ascii="宋体" w:hAnsi="宋体" w:hint="eastAsia"/>
        </w:rPr>
        <w:t>基本</w:t>
      </w:r>
      <w:r>
        <w:rPr>
          <w:rFonts w:hint="eastAsia"/>
        </w:rPr>
        <w:t>零配置。</w:t>
      </w:r>
    </w:p>
    <w:p w14:paraId="006C4534" w14:textId="77777777" w:rsidR="004A3198" w:rsidRDefault="006225F2">
      <w:pPr>
        <w:pStyle w:val="11"/>
        <w:widowControl w:val="0"/>
        <w:numPr>
          <w:ilvl w:val="1"/>
          <w:numId w:val="2"/>
        </w:numPr>
        <w:spacing w:line="400" w:lineRule="exact"/>
        <w:ind w:firstLineChars="0"/>
        <w:rPr>
          <w:rFonts w:ascii="宋体" w:hAnsi="宋体"/>
        </w:rPr>
      </w:pPr>
      <w:r>
        <w:rPr>
          <w:rFonts w:ascii="宋体" w:hAnsi="宋体" w:hint="eastAsia"/>
        </w:rPr>
        <w:t>轻量级,不依赖于更多的库，摆脱SSH的臃肿，模块化设计，使用起来</w:t>
      </w:r>
      <w:r>
        <w:rPr>
          <w:rFonts w:ascii="宋体" w:hAnsi="宋体" w:hint="eastAsia"/>
        </w:rPr>
        <w:lastRenderedPageBreak/>
        <w:t>更轻便。</w:t>
      </w:r>
    </w:p>
    <w:p w14:paraId="54A79090" w14:textId="77777777" w:rsidR="004A3198" w:rsidRDefault="006225F2">
      <w:pPr>
        <w:pStyle w:val="11"/>
        <w:widowControl w:val="0"/>
        <w:numPr>
          <w:ilvl w:val="1"/>
          <w:numId w:val="2"/>
        </w:numPr>
        <w:spacing w:line="400" w:lineRule="exact"/>
        <w:ind w:firstLineChars="0"/>
        <w:rPr>
          <w:rFonts w:ascii="宋体" w:hAnsi="宋体"/>
        </w:rPr>
      </w:pPr>
      <w:r>
        <w:rPr>
          <w:rFonts w:ascii="宋体" w:hAnsi="宋体" w:hint="eastAsia"/>
        </w:rPr>
        <w:t>Restful风格的路由接口。</w:t>
      </w:r>
    </w:p>
    <w:p w14:paraId="3B61D8C1" w14:textId="77777777" w:rsidR="004A3198" w:rsidRDefault="006225F2">
      <w:pPr>
        <w:pStyle w:val="11"/>
        <w:widowControl w:val="0"/>
        <w:numPr>
          <w:ilvl w:val="1"/>
          <w:numId w:val="2"/>
        </w:numPr>
        <w:spacing w:line="400" w:lineRule="exact"/>
        <w:ind w:firstLineChars="0"/>
        <w:rPr>
          <w:rFonts w:ascii="宋体" w:hAnsi="宋体"/>
        </w:rPr>
      </w:pPr>
      <w:r>
        <w:rPr>
          <w:rFonts w:ascii="宋体" w:hAnsi="宋体" w:hint="eastAsia"/>
        </w:rPr>
        <w:t>单jar运行，易于部署。</w:t>
      </w:r>
    </w:p>
    <w:p w14:paraId="33C52D65" w14:textId="77777777" w:rsidR="004A3198" w:rsidRDefault="006225F2">
      <w:pPr>
        <w:ind w:left="480" w:firstLineChars="0" w:firstLine="0"/>
        <w:rPr>
          <w:rFonts w:ascii="宋体" w:hAnsi="宋体"/>
        </w:rPr>
      </w:pPr>
      <w:r>
        <w:rPr>
          <w:rFonts w:ascii="宋体" w:hAnsi="宋体" w:hint="eastAsia"/>
        </w:rPr>
        <w:t>因此，本次实验选择</w:t>
      </w:r>
      <w:r>
        <w:rPr>
          <w:rFonts w:ascii="宋体" w:hAnsi="宋体"/>
        </w:rPr>
        <w:t>Blade</w:t>
      </w:r>
      <w:r>
        <w:rPr>
          <w:rFonts w:ascii="宋体" w:hAnsi="宋体" w:hint="eastAsia"/>
        </w:rPr>
        <w:t>框架作为分析的目标，并撰写此需求说明书。</w:t>
      </w:r>
    </w:p>
    <w:p w14:paraId="2E6B47E5" w14:textId="77777777" w:rsidR="004A3198" w:rsidRDefault="006225F2">
      <w:pPr>
        <w:pStyle w:val="2"/>
      </w:pPr>
      <w:bookmarkStart w:id="12" w:name="_Toc480753585"/>
      <w:r>
        <w:rPr>
          <w:rFonts w:hint="eastAsia"/>
        </w:rPr>
        <w:t xml:space="preserve">2.2 </w:t>
      </w:r>
      <w:r>
        <w:rPr>
          <w:rFonts w:hint="eastAsia"/>
        </w:rPr>
        <w:t>系统</w:t>
      </w:r>
      <w:r w:rsidR="00400D17">
        <w:rPr>
          <w:rFonts w:hint="eastAsia"/>
        </w:rPr>
        <w:t>概述</w:t>
      </w:r>
      <w:bookmarkEnd w:id="12"/>
    </w:p>
    <w:p w14:paraId="64B1EB9D" w14:textId="77777777" w:rsidR="004A3198" w:rsidRDefault="006225F2">
      <w:pPr>
        <w:ind w:firstLine="480"/>
      </w:pPr>
      <w:r>
        <w:t>Blade</w:t>
      </w:r>
      <w:r>
        <w:rPr>
          <w:rFonts w:hint="eastAsia"/>
        </w:rPr>
        <w:t>是一个简洁强大的</w:t>
      </w:r>
      <w:r>
        <w:rPr>
          <w:rFonts w:hint="eastAsia"/>
        </w:rPr>
        <w:t>web</w:t>
      </w:r>
      <w:r>
        <w:rPr>
          <w:rFonts w:hint="eastAsia"/>
        </w:rPr>
        <w:t>框架，它内置了</w:t>
      </w:r>
      <w:r>
        <w:t>IOC</w:t>
      </w:r>
      <w:r>
        <w:rPr>
          <w:rFonts w:hint="eastAsia"/>
        </w:rPr>
        <w:t>管理，拦截器配置，</w:t>
      </w:r>
      <w:r>
        <w:rPr>
          <w:rFonts w:hint="eastAsia"/>
        </w:rPr>
        <w:t>REST API</w:t>
      </w:r>
      <w:r>
        <w:rPr>
          <w:rFonts w:hint="eastAsia"/>
        </w:rPr>
        <w:t>开发等众多主流</w:t>
      </w:r>
      <w:r>
        <w:rPr>
          <w:rFonts w:hint="eastAsia"/>
        </w:rPr>
        <w:t>web</w:t>
      </w:r>
      <w:r>
        <w:rPr>
          <w:rFonts w:hint="eastAsia"/>
        </w:rPr>
        <w:t>特性，集成了模板引擎，缓存插件，数据库操作，邮件发送，</w:t>
      </w:r>
      <w:r>
        <w:rPr>
          <w:rFonts w:hint="eastAsia"/>
        </w:rPr>
        <w:t>HTTP</w:t>
      </w:r>
      <w:r>
        <w:rPr>
          <w:rFonts w:hint="eastAsia"/>
        </w:rPr>
        <w:t>请求等常用功能。</w:t>
      </w:r>
    </w:p>
    <w:p w14:paraId="18A8D48F" w14:textId="77777777" w:rsidR="004A3198" w:rsidRDefault="006225F2">
      <w:pPr>
        <w:ind w:firstLine="482"/>
        <w:rPr>
          <w:b/>
        </w:rPr>
      </w:pPr>
      <w:r>
        <w:rPr>
          <w:rFonts w:hint="eastAsia"/>
          <w:b/>
        </w:rPr>
        <w:t>1</w:t>
      </w:r>
      <w:r>
        <w:rPr>
          <w:rFonts w:hint="eastAsia"/>
          <w:b/>
        </w:rPr>
        <w:t>）框架的整体设计</w:t>
      </w:r>
    </w:p>
    <w:p w14:paraId="1FEF225B" w14:textId="77777777" w:rsidR="004A3198" w:rsidRDefault="006225F2">
      <w:pPr>
        <w:ind w:firstLine="480"/>
      </w:pPr>
      <w:r>
        <w:t>Blade</w:t>
      </w:r>
      <w:r>
        <w:rPr>
          <w:rFonts w:hint="eastAsia"/>
        </w:rPr>
        <w:t>框架是一种基于</w:t>
      </w:r>
      <w:r>
        <w:rPr>
          <w:rFonts w:hint="eastAsia"/>
        </w:rPr>
        <w:t>MVC</w:t>
      </w:r>
      <w:r>
        <w:rPr>
          <w:rFonts w:hint="eastAsia"/>
        </w:rPr>
        <w:t>设计的框架，它基于</w:t>
      </w:r>
      <w:r>
        <w:t>Blade</w:t>
      </w:r>
      <w:r>
        <w:rPr>
          <w:rFonts w:hint="eastAsia"/>
        </w:rPr>
        <w:t>-core</w:t>
      </w:r>
      <w:r>
        <w:rPr>
          <w:rFonts w:hint="eastAsia"/>
        </w:rPr>
        <w:t>模块为核心进行构建，是一个高度解耦的框架。</w:t>
      </w:r>
    </w:p>
    <w:p w14:paraId="3405BD93" w14:textId="6A0BD8FC" w:rsidR="004A3198" w:rsidRDefault="006225F2">
      <w:pPr>
        <w:ind w:firstLine="480"/>
        <w:rPr>
          <w:b/>
          <w:bCs/>
        </w:rPr>
      </w:pPr>
      <w:r>
        <w:rPr>
          <w:bCs/>
        </w:rPr>
        <w:t>Blade</w:t>
      </w:r>
      <w:r>
        <w:rPr>
          <w:rFonts w:hint="eastAsia"/>
          <w:bCs/>
        </w:rPr>
        <w:t>框架在</w:t>
      </w:r>
      <w:r>
        <w:t>设计之初就考虑了模块化使用，</w:t>
      </w:r>
      <w:r w:rsidR="00916C6C">
        <w:rPr>
          <w:rFonts w:hint="eastAsia"/>
        </w:rPr>
        <w:t>如图</w:t>
      </w:r>
      <w:r w:rsidR="00916C6C">
        <w:rPr>
          <w:rFonts w:hint="eastAsia"/>
        </w:rPr>
        <w:t>1</w:t>
      </w:r>
      <w:r w:rsidR="0034641B">
        <w:rPr>
          <w:rStyle w:val="af"/>
        </w:rPr>
        <w:footnoteReference w:id="1"/>
      </w:r>
      <w:r w:rsidR="00916C6C">
        <w:rPr>
          <w:rFonts w:hint="eastAsia"/>
        </w:rPr>
        <w:t>所示</w:t>
      </w:r>
      <w:r w:rsidR="005354D6">
        <w:rPr>
          <w:rFonts w:hint="eastAsia"/>
        </w:rPr>
        <w:t>。</w:t>
      </w:r>
      <w:r>
        <w:rPr>
          <w:rFonts w:hint="eastAsia"/>
        </w:rPr>
        <w:t>为了达到这一目的，故基于</w:t>
      </w:r>
      <w:r>
        <w:t>独立的组件进行开发，</w:t>
      </w:r>
      <w:r>
        <w:rPr>
          <w:rFonts w:hint="eastAsia"/>
        </w:rPr>
        <w:t>使得开发出的</w:t>
      </w:r>
      <w:r>
        <w:t>组件</w:t>
      </w:r>
      <w:r w:rsidR="00825A34">
        <w:rPr>
          <w:rFonts w:hint="eastAsia"/>
        </w:rPr>
        <w:t>不依赖于</w:t>
      </w:r>
      <w:r>
        <w:t>Blade</w:t>
      </w:r>
      <w:r>
        <w:rPr>
          <w:rFonts w:hint="eastAsia"/>
          <w:b/>
          <w:bCs/>
        </w:rPr>
        <w:t>。</w:t>
      </w:r>
    </w:p>
    <w:p w14:paraId="5B4672F0" w14:textId="77777777" w:rsidR="004A3198" w:rsidRDefault="006225F2">
      <w:pPr>
        <w:pStyle w:val="ad"/>
      </w:pPr>
      <w:r>
        <w:rPr>
          <w:noProof/>
        </w:rPr>
        <w:drawing>
          <wp:inline distT="0" distB="0" distL="0" distR="0" wp14:anchorId="0C1550E8" wp14:editId="28CD7FD1">
            <wp:extent cx="2727325" cy="1967230"/>
            <wp:effectExtent l="0" t="0" r="0" b="0"/>
            <wp:docPr id="3" name="图片 3" descr="C:\Users\OovEver\AppData\Roaming\Tencent\Users\358150226\QQ\WinTemp\RichOle\97VQV1HED%C)89B87S{%J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OovEver\AppData\Roaming\Tencent\Users\358150226\QQ\WinTemp\RichOle\97VQV1HED%C)89B87S{%J31.png"/>
                    <pic:cNvPicPr>
                      <a:picLocks noChangeAspect="1" noChangeArrowheads="1"/>
                    </pic:cNvPicPr>
                  </pic:nvPicPr>
                  <pic:blipFill>
                    <a:blip r:embed="rId22" cstate="print">
                      <a:extLst>
                        <a:ext uri="{28A0092B-C50C-407E-A947-70E740481C1C}">
                          <a14:useLocalDpi xmlns:a14="http://schemas.microsoft.com/office/drawing/2010/main" val="0"/>
                        </a:ext>
                      </a:extLst>
                    </a:blip>
                    <a:srcRect l="6901" t="9601" r="19885" b="19985"/>
                    <a:stretch>
                      <a:fillRect/>
                    </a:stretch>
                  </pic:blipFill>
                  <pic:spPr>
                    <a:xfrm>
                      <a:off x="0" y="0"/>
                      <a:ext cx="2759062" cy="1990143"/>
                    </a:xfrm>
                    <a:prstGeom prst="rect">
                      <a:avLst/>
                    </a:prstGeom>
                    <a:noFill/>
                    <a:ln>
                      <a:noFill/>
                    </a:ln>
                  </pic:spPr>
                </pic:pic>
              </a:graphicData>
            </a:graphic>
          </wp:inline>
        </w:drawing>
      </w:r>
    </w:p>
    <w:p w14:paraId="38B4466B" w14:textId="77777777" w:rsidR="004A3198" w:rsidRDefault="006225F2">
      <w:pPr>
        <w:pStyle w:val="a3"/>
        <w:ind w:firstLine="48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1</w:t>
      </w:r>
      <w:r>
        <w:fldChar w:fldCharType="end"/>
      </w:r>
      <w:r>
        <w:rPr>
          <w:rFonts w:hint="eastAsia"/>
        </w:rPr>
        <w:t xml:space="preserve"> </w:t>
      </w:r>
      <w:r>
        <w:t>Blade</w:t>
      </w:r>
      <w:r>
        <w:rPr>
          <w:rFonts w:hint="eastAsia"/>
        </w:rPr>
        <w:t xml:space="preserve"> MVC</w:t>
      </w:r>
      <w:r>
        <w:rPr>
          <w:rFonts w:hint="eastAsia"/>
        </w:rPr>
        <w:t>图示</w:t>
      </w:r>
    </w:p>
    <w:p w14:paraId="76FE398E" w14:textId="77777777" w:rsidR="004A3198" w:rsidRDefault="006225F2">
      <w:pPr>
        <w:ind w:firstLine="482"/>
        <w:rPr>
          <w:b/>
        </w:rPr>
      </w:pPr>
      <w:r>
        <w:rPr>
          <w:rFonts w:hint="eastAsia"/>
          <w:b/>
        </w:rPr>
        <w:t>2</w:t>
      </w:r>
      <w:r>
        <w:rPr>
          <w:rFonts w:hint="eastAsia"/>
          <w:b/>
        </w:rPr>
        <w:t>）执行逻辑</w:t>
      </w:r>
    </w:p>
    <w:p w14:paraId="11F2EFC1" w14:textId="77777777" w:rsidR="004A3198" w:rsidRDefault="006225F2">
      <w:pPr>
        <w:ind w:firstLine="480"/>
      </w:pPr>
      <w:r>
        <w:t>Blade</w:t>
      </w:r>
      <w:r w:rsidR="005354D6">
        <w:rPr>
          <w:rFonts w:hint="eastAsia"/>
        </w:rPr>
        <w:t>的执行逻辑如</w:t>
      </w:r>
      <w:r>
        <w:rPr>
          <w:rFonts w:hint="eastAsia"/>
        </w:rPr>
        <w:t>图</w:t>
      </w:r>
      <w:r w:rsidR="005354D6">
        <w:rPr>
          <w:rFonts w:hint="eastAsia"/>
        </w:rPr>
        <w:t>2</w:t>
      </w:r>
      <w:r>
        <w:rPr>
          <w:rFonts w:hint="eastAsia"/>
        </w:rPr>
        <w:t>所示，首先进行文件的配置，配置好的文件经过配置路由进行转发，在参数过滤后，到达控制器，之后加载辅助的工具包，并通过</w:t>
      </w:r>
      <w:r>
        <w:rPr>
          <w:rFonts w:hint="eastAsia"/>
        </w:rPr>
        <w:t>se</w:t>
      </w:r>
      <w:r>
        <w:t>rvice</w:t>
      </w:r>
      <w:r>
        <w:rPr>
          <w:rFonts w:hint="eastAsia"/>
        </w:rPr>
        <w:t>部分与数据库进行交互。</w:t>
      </w:r>
    </w:p>
    <w:p w14:paraId="2FE479A2" w14:textId="77777777" w:rsidR="004A3198" w:rsidRDefault="006225F2">
      <w:pPr>
        <w:pStyle w:val="ad"/>
      </w:pPr>
      <w:r>
        <w:rPr>
          <w:noProof/>
        </w:rPr>
        <w:lastRenderedPageBreak/>
        <w:drawing>
          <wp:inline distT="0" distB="0" distL="0" distR="0" wp14:anchorId="6EAD3CDB" wp14:editId="070485CA">
            <wp:extent cx="5270500" cy="1440815"/>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3"/>
                    <a:stretch>
                      <a:fillRect/>
                    </a:stretch>
                  </pic:blipFill>
                  <pic:spPr>
                    <a:xfrm>
                      <a:off x="0" y="0"/>
                      <a:ext cx="5270500" cy="1440815"/>
                    </a:xfrm>
                    <a:prstGeom prst="rect">
                      <a:avLst/>
                    </a:prstGeom>
                  </pic:spPr>
                </pic:pic>
              </a:graphicData>
            </a:graphic>
          </wp:inline>
        </w:drawing>
      </w:r>
    </w:p>
    <w:p w14:paraId="6B1B105E" w14:textId="77777777" w:rsidR="004A3198" w:rsidRDefault="006225F2">
      <w:pPr>
        <w:pStyle w:val="a3"/>
        <w:ind w:firstLine="48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2</w:t>
      </w:r>
      <w:r>
        <w:fldChar w:fldCharType="end"/>
      </w:r>
      <w:r>
        <w:rPr>
          <w:rFonts w:hint="eastAsia"/>
        </w:rPr>
        <w:t xml:space="preserve"> </w:t>
      </w:r>
      <w:r>
        <w:t>Blade</w:t>
      </w:r>
      <w:r>
        <w:rPr>
          <w:rFonts w:hint="eastAsia"/>
        </w:rPr>
        <w:t xml:space="preserve"> </w:t>
      </w:r>
      <w:r>
        <w:rPr>
          <w:rFonts w:hint="eastAsia"/>
        </w:rPr>
        <w:t>系统架构</w:t>
      </w:r>
    </w:p>
    <w:p w14:paraId="084FE229" w14:textId="77777777" w:rsidR="004A3198" w:rsidRDefault="006225F2">
      <w:pPr>
        <w:ind w:firstLine="482"/>
        <w:rPr>
          <w:b/>
        </w:rPr>
      </w:pPr>
      <w:r>
        <w:rPr>
          <w:rFonts w:hint="eastAsia"/>
          <w:b/>
        </w:rPr>
        <w:t>3</w:t>
      </w:r>
      <w:r>
        <w:rPr>
          <w:rFonts w:hint="eastAsia"/>
          <w:b/>
        </w:rPr>
        <w:t>）项目结构</w:t>
      </w:r>
    </w:p>
    <w:p w14:paraId="59629188" w14:textId="7CB746FB" w:rsidR="005354D6" w:rsidRPr="004008A7" w:rsidRDefault="005354D6" w:rsidP="004008A7">
      <w:pPr>
        <w:ind w:firstLine="480"/>
        <w:jc w:val="left"/>
      </w:pPr>
      <w:r>
        <w:t>Blade</w:t>
      </w:r>
      <w:r>
        <w:rPr>
          <w:rFonts w:hint="eastAsia"/>
        </w:rPr>
        <w:t>整</w:t>
      </w:r>
      <w:r>
        <w:rPr>
          <w:rFonts w:ascii="宋体" w:hAnsi="宋体" w:cs="宋体" w:hint="eastAsia"/>
          <w:kern w:val="0"/>
          <w:szCs w:val="24"/>
        </w:rPr>
        <w:t>个的项目结构如图3所示</w:t>
      </w:r>
      <w:del w:id="13" w:author="liuchao" w:date="2017-04-28T11:09:00Z">
        <w:r w:rsidDel="00881C36">
          <w:rPr>
            <w:rFonts w:ascii="宋体" w:hAnsi="宋体" w:cs="宋体" w:hint="eastAsia"/>
            <w:kern w:val="0"/>
            <w:szCs w:val="24"/>
          </w:rPr>
          <w:delText>，</w:delText>
        </w:r>
      </w:del>
      <w:ins w:id="14" w:author="liuchao" w:date="2017-04-28T11:09:00Z">
        <w:r w:rsidR="00881C36">
          <w:rPr>
            <w:rFonts w:ascii="宋体" w:hAnsi="宋体" w:cs="宋体" w:hint="eastAsia"/>
            <w:kern w:val="0"/>
            <w:szCs w:val="24"/>
          </w:rPr>
          <w:t>。</w:t>
        </w:r>
      </w:ins>
      <w:r>
        <w:rPr>
          <w:rFonts w:ascii="宋体" w:hAnsi="宋体" w:cs="宋体" w:hint="eastAsia"/>
          <w:kern w:val="0"/>
          <w:szCs w:val="24"/>
        </w:rPr>
        <w:t>在整个结构中，有两大部分，</w:t>
      </w:r>
      <w:del w:id="15" w:author="liuchao" w:date="2017-04-28T11:09:00Z">
        <w:r w:rsidDel="00881C36">
          <w:rPr>
            <w:rFonts w:ascii="宋体" w:hAnsi="宋体" w:cs="宋体" w:hint="eastAsia"/>
            <w:kern w:val="0"/>
            <w:szCs w:val="24"/>
          </w:rPr>
          <w:delText>这两大部分</w:delText>
        </w:r>
      </w:del>
      <w:r>
        <w:rPr>
          <w:rFonts w:hint="eastAsia"/>
        </w:rPr>
        <w:t>分别为</w:t>
      </w:r>
      <w:r>
        <w:rPr>
          <w:rFonts w:hint="eastAsia"/>
        </w:rPr>
        <w:t>JAVA</w:t>
      </w:r>
      <w:r>
        <w:rPr>
          <w:rFonts w:hint="eastAsia"/>
        </w:rPr>
        <w:t>源码与</w:t>
      </w:r>
      <w:r>
        <w:rPr>
          <w:rFonts w:hint="eastAsia"/>
        </w:rPr>
        <w:t>resources</w:t>
      </w:r>
      <w:r>
        <w:rPr>
          <w:rFonts w:hint="eastAsia"/>
        </w:rPr>
        <w:t>资源。在</w:t>
      </w:r>
      <w:r>
        <w:rPr>
          <w:rFonts w:hint="eastAsia"/>
        </w:rPr>
        <w:t>JAVA</w:t>
      </w:r>
      <w:r>
        <w:rPr>
          <w:rFonts w:hint="eastAsia"/>
        </w:rPr>
        <w:t>源码中，各部分参数的意义如表</w:t>
      </w:r>
      <w:r>
        <w:rPr>
          <w:rFonts w:hint="eastAsia"/>
        </w:rPr>
        <w:t>1</w:t>
      </w:r>
      <w:r>
        <w:rPr>
          <w:rFonts w:hint="eastAsia"/>
        </w:rPr>
        <w:t>所示</w:t>
      </w:r>
      <w:ins w:id="16" w:author="liuchao" w:date="2017-04-28T11:10:00Z">
        <w:r w:rsidR="00881C36">
          <w:rPr>
            <w:rFonts w:hint="eastAsia"/>
          </w:rPr>
          <w:t>。</w:t>
        </w:r>
      </w:ins>
      <w:del w:id="17" w:author="liuchao" w:date="2017-04-28T11:10:00Z">
        <w:r w:rsidDel="00881C36">
          <w:rPr>
            <w:rFonts w:hint="eastAsia"/>
          </w:rPr>
          <w:delText>：</w:delText>
        </w:r>
      </w:del>
    </w:p>
    <w:p w14:paraId="3575EA0B" w14:textId="77777777" w:rsidR="004A3198" w:rsidRDefault="006225F2">
      <w:pPr>
        <w:pStyle w:val="ad"/>
      </w:pPr>
      <w:r>
        <w:rPr>
          <w:noProof/>
        </w:rPr>
        <w:drawing>
          <wp:inline distT="0" distB="0" distL="0" distR="0" wp14:anchorId="538D3CF8" wp14:editId="6C68E4D6">
            <wp:extent cx="5264150" cy="1930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64150" cy="1930400"/>
                    </a:xfrm>
                    <a:prstGeom prst="rect">
                      <a:avLst/>
                    </a:prstGeom>
                  </pic:spPr>
                </pic:pic>
              </a:graphicData>
            </a:graphic>
          </wp:inline>
        </w:drawing>
      </w:r>
    </w:p>
    <w:p w14:paraId="07A08775" w14:textId="77777777" w:rsidR="004A3198" w:rsidRDefault="006225F2">
      <w:pPr>
        <w:pStyle w:val="a3"/>
        <w:ind w:firstLine="48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3</w:t>
      </w:r>
      <w:r>
        <w:fldChar w:fldCharType="end"/>
      </w:r>
      <w:r>
        <w:rPr>
          <w:rFonts w:hint="eastAsia"/>
        </w:rPr>
        <w:t xml:space="preserve"> </w:t>
      </w:r>
      <w:r>
        <w:t>Blade</w:t>
      </w:r>
      <w:r>
        <w:rPr>
          <w:rFonts w:hint="eastAsia"/>
        </w:rPr>
        <w:t>工程资源结构图</w:t>
      </w:r>
    </w:p>
    <w:p w14:paraId="347956B7" w14:textId="77777777" w:rsidR="0034641B" w:rsidRPr="0034641B" w:rsidRDefault="0034641B" w:rsidP="0034641B">
      <w:pPr>
        <w:ind w:firstLine="480"/>
      </w:pPr>
    </w:p>
    <w:p w14:paraId="2E0081B3" w14:textId="77777777" w:rsidR="004A3198" w:rsidRDefault="006225F2">
      <w:pPr>
        <w:ind w:firstLine="480"/>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51D47">
        <w:rPr>
          <w:noProof/>
        </w:rPr>
        <w:t>1</w:t>
      </w:r>
      <w:r>
        <w:fldChar w:fldCharType="end"/>
      </w:r>
      <w:r w:rsidR="0034641B">
        <w:t xml:space="preserve"> </w:t>
      </w:r>
      <w:r>
        <w:rPr>
          <w:rFonts w:hint="eastAsia"/>
        </w:rPr>
        <w:t xml:space="preserve"> </w:t>
      </w:r>
      <w:r>
        <w:t>Blade</w:t>
      </w:r>
      <w:r>
        <w:rPr>
          <w:rFonts w:hint="eastAsia"/>
        </w:rPr>
        <w:t>工程资源结构说明</w:t>
      </w:r>
    </w:p>
    <w:tbl>
      <w:tblPr>
        <w:tblStyle w:val="ab"/>
        <w:tblW w:w="8290" w:type="dxa"/>
        <w:jc w:val="center"/>
        <w:tblLayout w:type="fixed"/>
        <w:tblLook w:val="04A0" w:firstRow="1" w:lastRow="0" w:firstColumn="1" w:lastColumn="0" w:noHBand="0" w:noVBand="1"/>
      </w:tblPr>
      <w:tblGrid>
        <w:gridCol w:w="4145"/>
        <w:gridCol w:w="4145"/>
      </w:tblGrid>
      <w:tr w:rsidR="004A3198" w14:paraId="17B6EA1C" w14:textId="77777777">
        <w:trPr>
          <w:jc w:val="center"/>
        </w:trPr>
        <w:tc>
          <w:tcPr>
            <w:tcW w:w="4145" w:type="dxa"/>
          </w:tcPr>
          <w:p w14:paraId="647C73FC" w14:textId="77777777" w:rsidR="004A3198" w:rsidRDefault="006225F2">
            <w:pPr>
              <w:ind w:firstLineChars="0" w:firstLine="0"/>
              <w:rPr>
                <w:rFonts w:ascii="Helvetica" w:hAnsi="Helvetica"/>
                <w:color w:val="222222"/>
                <w:szCs w:val="24"/>
              </w:rPr>
            </w:pPr>
            <w:r>
              <w:rPr>
                <w:rFonts w:ascii="Helvetica" w:hAnsi="Helvetica" w:hint="eastAsia"/>
                <w:color w:val="222222"/>
                <w:szCs w:val="24"/>
              </w:rPr>
              <w:t>路径</w:t>
            </w:r>
          </w:p>
        </w:tc>
        <w:tc>
          <w:tcPr>
            <w:tcW w:w="4145" w:type="dxa"/>
          </w:tcPr>
          <w:p w14:paraId="157A8116" w14:textId="77777777" w:rsidR="004A3198" w:rsidRDefault="006225F2">
            <w:pPr>
              <w:ind w:firstLineChars="0" w:firstLine="0"/>
              <w:rPr>
                <w:rFonts w:ascii="Helvetica" w:hAnsi="Helvetica"/>
                <w:color w:val="222222"/>
                <w:szCs w:val="24"/>
              </w:rPr>
            </w:pPr>
            <w:r>
              <w:rPr>
                <w:rFonts w:ascii="Helvetica" w:hAnsi="Helvetica" w:hint="eastAsia"/>
                <w:color w:val="222222"/>
                <w:szCs w:val="24"/>
              </w:rPr>
              <w:t>说明</w:t>
            </w:r>
          </w:p>
        </w:tc>
      </w:tr>
      <w:tr w:rsidR="004A3198" w14:paraId="58264ED9" w14:textId="77777777">
        <w:trPr>
          <w:jc w:val="center"/>
        </w:trPr>
        <w:tc>
          <w:tcPr>
            <w:tcW w:w="4145" w:type="dxa"/>
          </w:tcPr>
          <w:p w14:paraId="5F3FE1BA" w14:textId="77777777" w:rsidR="004A3198" w:rsidRDefault="006225F2">
            <w:pPr>
              <w:ind w:firstLineChars="0" w:firstLine="0"/>
              <w:rPr>
                <w:rFonts w:ascii="Helvetica" w:hAnsi="Helvetica"/>
                <w:color w:val="222222"/>
                <w:szCs w:val="24"/>
              </w:rPr>
            </w:pPr>
            <w:r>
              <w:rPr>
                <w:szCs w:val="24"/>
              </w:rPr>
              <w:t>Application</w:t>
            </w:r>
          </w:p>
        </w:tc>
        <w:tc>
          <w:tcPr>
            <w:tcW w:w="4145" w:type="dxa"/>
          </w:tcPr>
          <w:p w14:paraId="30C38732" w14:textId="77777777" w:rsidR="004A3198" w:rsidRDefault="006225F2">
            <w:pPr>
              <w:ind w:firstLineChars="0" w:firstLine="0"/>
              <w:rPr>
                <w:rFonts w:ascii="Helvetica" w:hAnsi="Helvetica"/>
                <w:color w:val="222222"/>
                <w:szCs w:val="24"/>
              </w:rPr>
            </w:pPr>
            <w:r>
              <w:rPr>
                <w:rFonts w:ascii="Helvetica" w:hAnsi="Helvetica"/>
                <w:color w:val="222222"/>
                <w:szCs w:val="24"/>
              </w:rPr>
              <w:t>启动程序</w:t>
            </w:r>
          </w:p>
        </w:tc>
      </w:tr>
      <w:tr w:rsidR="004A3198" w14:paraId="3AE8AC13" w14:textId="77777777">
        <w:trPr>
          <w:jc w:val="center"/>
        </w:trPr>
        <w:tc>
          <w:tcPr>
            <w:tcW w:w="4145" w:type="dxa"/>
            <w:vAlign w:val="center"/>
          </w:tcPr>
          <w:p w14:paraId="50ABB1D3" w14:textId="77777777" w:rsidR="004A3198" w:rsidRDefault="006225F2">
            <w:pPr>
              <w:ind w:firstLineChars="0" w:firstLine="0"/>
              <w:rPr>
                <w:rFonts w:ascii="Helvetica" w:hAnsi="Helvetica"/>
                <w:color w:val="222222"/>
                <w:szCs w:val="24"/>
              </w:rPr>
            </w:pPr>
            <w:proofErr w:type="spellStart"/>
            <w:r>
              <w:rPr>
                <w:szCs w:val="24"/>
              </w:rPr>
              <w:t>init</w:t>
            </w:r>
            <w:proofErr w:type="spellEnd"/>
          </w:p>
        </w:tc>
        <w:tc>
          <w:tcPr>
            <w:tcW w:w="4145" w:type="dxa"/>
          </w:tcPr>
          <w:p w14:paraId="65D1C112" w14:textId="77777777" w:rsidR="004A3198" w:rsidRDefault="006225F2">
            <w:pPr>
              <w:ind w:firstLineChars="0" w:firstLine="0"/>
              <w:rPr>
                <w:color w:val="222222"/>
                <w:szCs w:val="24"/>
              </w:rPr>
            </w:pPr>
            <w:r>
              <w:rPr>
                <w:color w:val="222222"/>
                <w:szCs w:val="24"/>
              </w:rPr>
              <w:t>web</w:t>
            </w:r>
            <w:r>
              <w:rPr>
                <w:color w:val="222222"/>
                <w:szCs w:val="24"/>
              </w:rPr>
              <w:t>初始化操作，比如数据库配置，模板引擎配置</w:t>
            </w:r>
          </w:p>
        </w:tc>
      </w:tr>
      <w:tr w:rsidR="004A3198" w14:paraId="5EBA99CB" w14:textId="77777777">
        <w:trPr>
          <w:jc w:val="center"/>
        </w:trPr>
        <w:tc>
          <w:tcPr>
            <w:tcW w:w="4145" w:type="dxa"/>
          </w:tcPr>
          <w:p w14:paraId="0B1E3B42" w14:textId="77777777" w:rsidR="004A3198" w:rsidRDefault="006225F2">
            <w:pPr>
              <w:ind w:firstLineChars="0" w:firstLine="0"/>
              <w:rPr>
                <w:rFonts w:ascii="Helvetica" w:hAnsi="Helvetica"/>
                <w:color w:val="222222"/>
                <w:szCs w:val="24"/>
              </w:rPr>
            </w:pPr>
            <w:r>
              <w:rPr>
                <w:szCs w:val="24"/>
              </w:rPr>
              <w:t>controller</w:t>
            </w:r>
          </w:p>
        </w:tc>
        <w:tc>
          <w:tcPr>
            <w:tcW w:w="4145" w:type="dxa"/>
          </w:tcPr>
          <w:p w14:paraId="21D40B1A" w14:textId="77777777" w:rsidR="004A3198" w:rsidRDefault="006225F2">
            <w:pPr>
              <w:ind w:firstLineChars="0" w:firstLine="0"/>
              <w:rPr>
                <w:color w:val="222222"/>
                <w:szCs w:val="24"/>
              </w:rPr>
            </w:pPr>
            <w:r>
              <w:rPr>
                <w:color w:val="222222"/>
                <w:szCs w:val="24"/>
              </w:rPr>
              <w:t>控制器和路由的存储位置</w:t>
            </w:r>
          </w:p>
        </w:tc>
      </w:tr>
      <w:tr w:rsidR="004A3198" w14:paraId="107A6848" w14:textId="77777777">
        <w:trPr>
          <w:jc w:val="center"/>
        </w:trPr>
        <w:tc>
          <w:tcPr>
            <w:tcW w:w="4145" w:type="dxa"/>
          </w:tcPr>
          <w:p w14:paraId="37AAE72D" w14:textId="77777777" w:rsidR="004A3198" w:rsidRDefault="006225F2">
            <w:pPr>
              <w:ind w:firstLineChars="0" w:firstLine="0"/>
              <w:rPr>
                <w:szCs w:val="24"/>
              </w:rPr>
            </w:pPr>
            <w:r>
              <w:rPr>
                <w:szCs w:val="24"/>
              </w:rPr>
              <w:t>service</w:t>
            </w:r>
          </w:p>
        </w:tc>
        <w:tc>
          <w:tcPr>
            <w:tcW w:w="4145" w:type="dxa"/>
          </w:tcPr>
          <w:p w14:paraId="32736870" w14:textId="77777777" w:rsidR="004A3198" w:rsidRDefault="006225F2">
            <w:pPr>
              <w:ind w:firstLineChars="0" w:firstLine="0"/>
              <w:rPr>
                <w:color w:val="222222"/>
                <w:szCs w:val="24"/>
              </w:rPr>
            </w:pPr>
            <w:r>
              <w:rPr>
                <w:color w:val="222222"/>
                <w:szCs w:val="24"/>
              </w:rPr>
              <w:t>服务接口和实现</w:t>
            </w:r>
            <w:r>
              <w:rPr>
                <w:color w:val="222222"/>
                <w:szCs w:val="24"/>
              </w:rPr>
              <w:t xml:space="preserve"> (</w:t>
            </w:r>
            <w:r>
              <w:rPr>
                <w:color w:val="222222"/>
                <w:szCs w:val="24"/>
              </w:rPr>
              <w:t>非必需</w:t>
            </w:r>
            <w:r>
              <w:rPr>
                <w:rFonts w:hint="eastAsia"/>
                <w:color w:val="222222"/>
                <w:szCs w:val="24"/>
              </w:rPr>
              <w:t>部分</w:t>
            </w:r>
            <w:r>
              <w:rPr>
                <w:color w:val="222222"/>
                <w:szCs w:val="24"/>
              </w:rPr>
              <w:t>)</w:t>
            </w:r>
          </w:p>
        </w:tc>
      </w:tr>
      <w:tr w:rsidR="004A3198" w14:paraId="0A1E6228" w14:textId="77777777">
        <w:trPr>
          <w:jc w:val="center"/>
        </w:trPr>
        <w:tc>
          <w:tcPr>
            <w:tcW w:w="4145" w:type="dxa"/>
          </w:tcPr>
          <w:p w14:paraId="42FF5298" w14:textId="77777777" w:rsidR="004A3198" w:rsidRDefault="006225F2">
            <w:pPr>
              <w:ind w:firstLineChars="0" w:firstLine="0"/>
              <w:rPr>
                <w:szCs w:val="24"/>
              </w:rPr>
            </w:pPr>
            <w:r>
              <w:rPr>
                <w:szCs w:val="24"/>
              </w:rPr>
              <w:t>interceptor</w:t>
            </w:r>
          </w:p>
        </w:tc>
        <w:tc>
          <w:tcPr>
            <w:tcW w:w="4145" w:type="dxa"/>
          </w:tcPr>
          <w:p w14:paraId="58107326" w14:textId="77777777" w:rsidR="004A3198" w:rsidRDefault="006225F2">
            <w:pPr>
              <w:ind w:firstLineChars="0" w:firstLine="0"/>
              <w:rPr>
                <w:color w:val="222222"/>
                <w:szCs w:val="24"/>
              </w:rPr>
            </w:pPr>
            <w:r>
              <w:rPr>
                <w:color w:val="222222"/>
                <w:szCs w:val="24"/>
              </w:rPr>
              <w:t>路由拦截</w:t>
            </w:r>
            <w:proofErr w:type="gramStart"/>
            <w:r>
              <w:rPr>
                <w:color w:val="222222"/>
                <w:szCs w:val="24"/>
              </w:rPr>
              <w:t>器所在包</w:t>
            </w:r>
            <w:proofErr w:type="gramEnd"/>
          </w:p>
        </w:tc>
      </w:tr>
    </w:tbl>
    <w:p w14:paraId="4AA85AD8" w14:textId="77777777" w:rsidR="004A3198" w:rsidRDefault="006225F2">
      <w:pPr>
        <w:ind w:firstLine="480"/>
      </w:pPr>
      <w:r>
        <w:rPr>
          <w:rFonts w:hint="eastAsia"/>
        </w:rPr>
        <w:t>而在</w:t>
      </w:r>
      <w:r>
        <w:t>resources</w:t>
      </w:r>
      <w:r>
        <w:t>资源</w:t>
      </w:r>
      <w:r w:rsidR="000A3731">
        <w:rPr>
          <w:rFonts w:hint="eastAsia"/>
        </w:rPr>
        <w:t>部分各部分参数的意义如表</w:t>
      </w:r>
      <w:r w:rsidR="000A3731">
        <w:rPr>
          <w:rFonts w:hint="eastAsia"/>
        </w:rPr>
        <w:t>2</w:t>
      </w:r>
      <w:r w:rsidR="0034641B">
        <w:rPr>
          <w:rFonts w:hint="eastAsia"/>
        </w:rPr>
        <w:t>所示。</w:t>
      </w:r>
    </w:p>
    <w:p w14:paraId="37B1E0CB" w14:textId="77777777" w:rsidR="004A3198" w:rsidRPr="0034641B" w:rsidRDefault="006225F2">
      <w:pPr>
        <w:pStyle w:val="a3"/>
        <w:keepNext/>
        <w:rPr>
          <w:rFonts w:cstheme="minorBidi"/>
          <w:sz w:val="24"/>
          <w:szCs w:val="22"/>
        </w:rPr>
      </w:pPr>
      <w:r w:rsidRPr="0034641B">
        <w:rPr>
          <w:rFonts w:cstheme="minorBidi" w:hint="eastAsia"/>
          <w:sz w:val="24"/>
          <w:szCs w:val="22"/>
        </w:rPr>
        <w:t>表</w:t>
      </w:r>
      <w:r w:rsidRPr="0034641B">
        <w:rPr>
          <w:rFonts w:cstheme="minorBidi" w:hint="eastAsia"/>
          <w:sz w:val="24"/>
          <w:szCs w:val="22"/>
        </w:rPr>
        <w:t xml:space="preserve"> </w:t>
      </w:r>
      <w:r w:rsidRPr="0034641B">
        <w:rPr>
          <w:rFonts w:cstheme="minorBidi"/>
          <w:sz w:val="24"/>
          <w:szCs w:val="22"/>
        </w:rPr>
        <w:fldChar w:fldCharType="begin"/>
      </w:r>
      <w:r w:rsidRPr="0034641B">
        <w:rPr>
          <w:rFonts w:cstheme="minorBidi"/>
          <w:sz w:val="24"/>
          <w:szCs w:val="22"/>
        </w:rPr>
        <w:instrText xml:space="preserve"> </w:instrText>
      </w:r>
      <w:r w:rsidRPr="0034641B">
        <w:rPr>
          <w:rFonts w:cstheme="minorBidi" w:hint="eastAsia"/>
          <w:sz w:val="24"/>
          <w:szCs w:val="22"/>
        </w:rPr>
        <w:instrText xml:space="preserve">SEQ </w:instrText>
      </w:r>
      <w:r w:rsidRPr="0034641B">
        <w:rPr>
          <w:rFonts w:cstheme="minorBidi" w:hint="eastAsia"/>
          <w:sz w:val="24"/>
          <w:szCs w:val="22"/>
        </w:rPr>
        <w:instrText>表</w:instrText>
      </w:r>
      <w:r w:rsidRPr="0034641B">
        <w:rPr>
          <w:rFonts w:cstheme="minorBidi" w:hint="eastAsia"/>
          <w:sz w:val="24"/>
          <w:szCs w:val="22"/>
        </w:rPr>
        <w:instrText xml:space="preserve"> \* ARABIC</w:instrText>
      </w:r>
      <w:r w:rsidRPr="0034641B">
        <w:rPr>
          <w:rFonts w:cstheme="minorBidi"/>
          <w:sz w:val="24"/>
          <w:szCs w:val="22"/>
        </w:rPr>
        <w:instrText xml:space="preserve"> </w:instrText>
      </w:r>
      <w:r w:rsidRPr="0034641B">
        <w:rPr>
          <w:rFonts w:cstheme="minorBidi"/>
          <w:sz w:val="24"/>
          <w:szCs w:val="22"/>
        </w:rPr>
        <w:fldChar w:fldCharType="separate"/>
      </w:r>
      <w:r w:rsidR="00951D47">
        <w:rPr>
          <w:rFonts w:cstheme="minorBidi"/>
          <w:noProof/>
          <w:sz w:val="24"/>
          <w:szCs w:val="22"/>
        </w:rPr>
        <w:t>2</w:t>
      </w:r>
      <w:r w:rsidRPr="0034641B">
        <w:rPr>
          <w:rFonts w:cstheme="minorBidi"/>
          <w:sz w:val="24"/>
          <w:szCs w:val="22"/>
        </w:rPr>
        <w:fldChar w:fldCharType="end"/>
      </w:r>
      <w:r w:rsidRPr="0034641B">
        <w:rPr>
          <w:rFonts w:cstheme="minorBidi" w:hint="eastAsia"/>
          <w:sz w:val="24"/>
          <w:szCs w:val="22"/>
        </w:rPr>
        <w:t xml:space="preserve"> </w:t>
      </w:r>
      <w:r w:rsidR="0034641B">
        <w:rPr>
          <w:rFonts w:cstheme="minorBidi"/>
          <w:sz w:val="24"/>
          <w:szCs w:val="22"/>
        </w:rPr>
        <w:t xml:space="preserve"> </w:t>
      </w:r>
      <w:r w:rsidRPr="0034641B">
        <w:rPr>
          <w:rFonts w:cstheme="minorBidi"/>
          <w:sz w:val="24"/>
          <w:szCs w:val="22"/>
        </w:rPr>
        <w:t>Blade</w:t>
      </w:r>
      <w:r w:rsidRPr="0034641B">
        <w:rPr>
          <w:rFonts w:cstheme="minorBidi" w:hint="eastAsia"/>
          <w:sz w:val="24"/>
          <w:szCs w:val="22"/>
        </w:rPr>
        <w:t xml:space="preserve"> Resources</w:t>
      </w:r>
      <w:r w:rsidRPr="0034641B">
        <w:rPr>
          <w:rFonts w:cstheme="minorBidi" w:hint="eastAsia"/>
          <w:sz w:val="24"/>
          <w:szCs w:val="22"/>
        </w:rPr>
        <w:t>文件资源结构说明</w:t>
      </w:r>
    </w:p>
    <w:tbl>
      <w:tblPr>
        <w:tblStyle w:val="ab"/>
        <w:tblW w:w="8290" w:type="dxa"/>
        <w:tblLayout w:type="fixed"/>
        <w:tblLook w:val="04A0" w:firstRow="1" w:lastRow="0" w:firstColumn="1" w:lastColumn="0" w:noHBand="0" w:noVBand="1"/>
      </w:tblPr>
      <w:tblGrid>
        <w:gridCol w:w="4145"/>
        <w:gridCol w:w="4145"/>
      </w:tblGrid>
      <w:tr w:rsidR="004A3198" w14:paraId="1BF5BD65" w14:textId="77777777">
        <w:tc>
          <w:tcPr>
            <w:tcW w:w="4145" w:type="dxa"/>
          </w:tcPr>
          <w:p w14:paraId="3E099ACC" w14:textId="77777777" w:rsidR="004A3198" w:rsidRDefault="006225F2">
            <w:pPr>
              <w:ind w:firstLineChars="0" w:firstLine="0"/>
              <w:rPr>
                <w:szCs w:val="24"/>
              </w:rPr>
            </w:pPr>
            <w:r>
              <w:rPr>
                <w:rFonts w:hint="eastAsia"/>
                <w:szCs w:val="24"/>
              </w:rPr>
              <w:t>路径</w:t>
            </w:r>
          </w:p>
        </w:tc>
        <w:tc>
          <w:tcPr>
            <w:tcW w:w="4145" w:type="dxa"/>
          </w:tcPr>
          <w:p w14:paraId="11844FCA" w14:textId="77777777" w:rsidR="004A3198" w:rsidRDefault="006225F2">
            <w:pPr>
              <w:ind w:firstLineChars="0" w:firstLine="0"/>
              <w:rPr>
                <w:szCs w:val="24"/>
              </w:rPr>
            </w:pPr>
            <w:r>
              <w:rPr>
                <w:rFonts w:hint="eastAsia"/>
                <w:szCs w:val="24"/>
              </w:rPr>
              <w:t>说明</w:t>
            </w:r>
          </w:p>
        </w:tc>
      </w:tr>
      <w:tr w:rsidR="004A3198" w14:paraId="4A52C658" w14:textId="77777777">
        <w:tc>
          <w:tcPr>
            <w:tcW w:w="4145" w:type="dxa"/>
          </w:tcPr>
          <w:p w14:paraId="3D6F8A55" w14:textId="77777777" w:rsidR="004A3198" w:rsidRDefault="006225F2">
            <w:pPr>
              <w:ind w:firstLineChars="0" w:firstLine="0"/>
              <w:rPr>
                <w:szCs w:val="24"/>
              </w:rPr>
            </w:pPr>
            <w:proofErr w:type="spellStart"/>
            <w:r>
              <w:rPr>
                <w:bCs/>
                <w:color w:val="505050"/>
                <w:szCs w:val="24"/>
              </w:rPr>
              <w:lastRenderedPageBreak/>
              <w:t>app.properties</w:t>
            </w:r>
            <w:proofErr w:type="spellEnd"/>
          </w:p>
        </w:tc>
        <w:tc>
          <w:tcPr>
            <w:tcW w:w="4145" w:type="dxa"/>
          </w:tcPr>
          <w:p w14:paraId="7B1AB305" w14:textId="77777777" w:rsidR="004A3198" w:rsidRDefault="006225F2">
            <w:pPr>
              <w:ind w:firstLineChars="0" w:firstLine="0"/>
              <w:rPr>
                <w:szCs w:val="24"/>
              </w:rPr>
            </w:pPr>
            <w:r>
              <w:rPr>
                <w:szCs w:val="24"/>
              </w:rPr>
              <w:t>程序主配置文件</w:t>
            </w:r>
            <w:r>
              <w:rPr>
                <w:szCs w:val="24"/>
              </w:rPr>
              <w:t>(</w:t>
            </w:r>
            <w:r>
              <w:rPr>
                <w:szCs w:val="24"/>
              </w:rPr>
              <w:t>非必需</w:t>
            </w:r>
            <w:r>
              <w:rPr>
                <w:rFonts w:hint="eastAsia"/>
                <w:szCs w:val="24"/>
              </w:rPr>
              <w:t>部分</w:t>
            </w:r>
            <w:r>
              <w:rPr>
                <w:szCs w:val="24"/>
              </w:rPr>
              <w:t>)</w:t>
            </w:r>
          </w:p>
        </w:tc>
      </w:tr>
      <w:tr w:rsidR="004A3198" w14:paraId="794408A7" w14:textId="77777777">
        <w:tc>
          <w:tcPr>
            <w:tcW w:w="4145" w:type="dxa"/>
          </w:tcPr>
          <w:p w14:paraId="648FFDCD" w14:textId="77777777" w:rsidR="004A3198" w:rsidRDefault="006225F2">
            <w:pPr>
              <w:ind w:firstLineChars="0" w:firstLine="0"/>
              <w:rPr>
                <w:szCs w:val="24"/>
              </w:rPr>
            </w:pPr>
            <w:r>
              <w:rPr>
                <w:bCs/>
                <w:color w:val="505050"/>
                <w:szCs w:val="24"/>
              </w:rPr>
              <w:t>static</w:t>
            </w:r>
          </w:p>
        </w:tc>
        <w:tc>
          <w:tcPr>
            <w:tcW w:w="4145" w:type="dxa"/>
          </w:tcPr>
          <w:p w14:paraId="03088787" w14:textId="77777777" w:rsidR="004A3198" w:rsidRDefault="006225F2">
            <w:pPr>
              <w:ind w:firstLineChars="0" w:firstLine="0"/>
              <w:rPr>
                <w:szCs w:val="24"/>
              </w:rPr>
            </w:pPr>
            <w:r>
              <w:rPr>
                <w:szCs w:val="24"/>
              </w:rPr>
              <w:t>静态资源存放文件夹</w:t>
            </w:r>
          </w:p>
        </w:tc>
      </w:tr>
      <w:tr w:rsidR="004A3198" w14:paraId="51BCA453" w14:textId="77777777">
        <w:tc>
          <w:tcPr>
            <w:tcW w:w="4145" w:type="dxa"/>
          </w:tcPr>
          <w:p w14:paraId="420CDADE" w14:textId="77777777" w:rsidR="004A3198" w:rsidRDefault="006225F2">
            <w:pPr>
              <w:ind w:firstLineChars="0" w:firstLine="0"/>
              <w:rPr>
                <w:szCs w:val="24"/>
              </w:rPr>
            </w:pPr>
            <w:r>
              <w:rPr>
                <w:bCs/>
                <w:color w:val="505050"/>
                <w:szCs w:val="24"/>
              </w:rPr>
              <w:t>templates</w:t>
            </w:r>
          </w:p>
        </w:tc>
        <w:tc>
          <w:tcPr>
            <w:tcW w:w="4145" w:type="dxa"/>
          </w:tcPr>
          <w:p w14:paraId="02354C4C" w14:textId="77777777" w:rsidR="004A3198" w:rsidRDefault="006225F2">
            <w:pPr>
              <w:ind w:firstLineChars="0" w:firstLine="0"/>
              <w:rPr>
                <w:szCs w:val="24"/>
              </w:rPr>
            </w:pPr>
            <w:r>
              <w:rPr>
                <w:szCs w:val="24"/>
              </w:rPr>
              <w:t>模板文件存放文件夹</w:t>
            </w:r>
          </w:p>
        </w:tc>
      </w:tr>
    </w:tbl>
    <w:p w14:paraId="4CF8DE25" w14:textId="77777777" w:rsidR="004A3198" w:rsidRDefault="006225F2">
      <w:pPr>
        <w:pStyle w:val="21"/>
      </w:pPr>
      <w:bookmarkStart w:id="18" w:name="_Toc480753586"/>
      <w:r>
        <w:rPr>
          <w:rFonts w:hint="eastAsia"/>
        </w:rPr>
        <w:t xml:space="preserve">2.3 </w:t>
      </w:r>
      <w:r>
        <w:rPr>
          <w:rFonts w:hint="eastAsia"/>
        </w:rPr>
        <w:t>假设和约束</w:t>
      </w:r>
      <w:bookmarkEnd w:id="18"/>
    </w:p>
    <w:p w14:paraId="026F01B2" w14:textId="77777777" w:rsidR="004A3198" w:rsidRDefault="006225F2">
      <w:pPr>
        <w:ind w:firstLine="480"/>
      </w:pPr>
      <w:r>
        <w:rPr>
          <w:rFonts w:hint="eastAsia"/>
        </w:rPr>
        <w:t>为了保证</w:t>
      </w:r>
      <w:r>
        <w:t>Blade</w:t>
      </w:r>
      <w:r>
        <w:rPr>
          <w:rFonts w:hint="eastAsia"/>
        </w:rPr>
        <w:t>框架的正常运行或发布，对其运行环境和过程做如下假设和约束。</w:t>
      </w:r>
    </w:p>
    <w:p w14:paraId="77A0AB61" w14:textId="77777777" w:rsidR="004A3198" w:rsidRDefault="006225F2">
      <w:pPr>
        <w:ind w:firstLine="480"/>
      </w:pPr>
      <w:r>
        <w:rPr>
          <w:rFonts w:hint="eastAsia"/>
        </w:rPr>
        <w:t>1</w:t>
      </w:r>
      <w:r>
        <w:rPr>
          <w:rFonts w:hint="eastAsia"/>
        </w:rPr>
        <w:t>）在程序运行时，限制同时访问量，以保证程序安全稳定运行。</w:t>
      </w:r>
      <w:r w:rsidR="00364235">
        <w:rPr>
          <w:rFonts w:hint="eastAsia"/>
        </w:rPr>
        <w:t>当超出同时访问的限制时，进行阻塞等待，当同时访问量达到要求时，使阻塞的操作</w:t>
      </w:r>
      <w:r w:rsidR="0087600F">
        <w:rPr>
          <w:rFonts w:hint="eastAsia"/>
        </w:rPr>
        <w:t>获取</w:t>
      </w:r>
      <w:r w:rsidR="00364235">
        <w:rPr>
          <w:rFonts w:hint="eastAsia"/>
        </w:rPr>
        <w:t>访问</w:t>
      </w:r>
      <w:r w:rsidR="0087600F">
        <w:rPr>
          <w:rFonts w:hint="eastAsia"/>
        </w:rPr>
        <w:t>权限</w:t>
      </w:r>
      <w:r w:rsidR="00364235">
        <w:rPr>
          <w:rFonts w:hint="eastAsia"/>
        </w:rPr>
        <w:t>。</w:t>
      </w:r>
    </w:p>
    <w:p w14:paraId="69DB9E66" w14:textId="77777777" w:rsidR="004A3198" w:rsidRDefault="006225F2">
      <w:pPr>
        <w:ind w:firstLine="480"/>
      </w:pPr>
      <w:r>
        <w:rPr>
          <w:rFonts w:hint="eastAsia"/>
        </w:rPr>
        <w:t>2</w:t>
      </w:r>
      <w:r>
        <w:rPr>
          <w:rFonts w:hint="eastAsia"/>
        </w:rPr>
        <w:t>）在程序运行的过程中，如遇突发事件时，如断电、断网，要保证</w:t>
      </w:r>
      <w:commentRangeStart w:id="19"/>
      <w:r>
        <w:rPr>
          <w:rFonts w:hint="eastAsia"/>
        </w:rPr>
        <w:t>操作的一致性</w:t>
      </w:r>
      <w:commentRangeEnd w:id="19"/>
      <w:r w:rsidR="002A7668">
        <w:rPr>
          <w:rStyle w:val="af0"/>
        </w:rPr>
        <w:commentReference w:id="19"/>
      </w:r>
      <w:r>
        <w:rPr>
          <w:rFonts w:hint="eastAsia"/>
        </w:rPr>
        <w:t>。</w:t>
      </w:r>
    </w:p>
    <w:p w14:paraId="4A8D458B" w14:textId="1077AA7F" w:rsidR="004A3198" w:rsidRDefault="006225F2" w:rsidP="008C63A8">
      <w:pPr>
        <w:pStyle w:val="2"/>
      </w:pPr>
      <w:bookmarkStart w:id="20" w:name="_Toc480753587"/>
      <w:r>
        <w:rPr>
          <w:rFonts w:hint="eastAsia"/>
        </w:rPr>
        <w:t xml:space="preserve">2.4 </w:t>
      </w:r>
      <w:r>
        <w:rPr>
          <w:rFonts w:hint="eastAsia"/>
        </w:rPr>
        <w:t>运行环境</w:t>
      </w:r>
      <w:bookmarkEnd w:id="20"/>
    </w:p>
    <w:p w14:paraId="28B1CF12" w14:textId="519251FA" w:rsidR="004A3198" w:rsidRDefault="006225F2">
      <w:pPr>
        <w:ind w:firstLine="480"/>
      </w:pPr>
      <w:r>
        <w:rPr>
          <w:rFonts w:hint="eastAsia"/>
        </w:rPr>
        <w:t>需</w:t>
      </w:r>
      <w:r w:rsidR="00446CA5">
        <w:rPr>
          <w:rFonts w:hint="eastAsia"/>
        </w:rPr>
        <w:t>安装</w:t>
      </w:r>
      <w:r>
        <w:rPr>
          <w:rFonts w:hint="eastAsia"/>
        </w:rPr>
        <w:t>1.8</w:t>
      </w:r>
      <w:r>
        <w:rPr>
          <w:rFonts w:hint="eastAsia"/>
        </w:rPr>
        <w:t>版本</w:t>
      </w:r>
      <w:r w:rsidR="00446CA5">
        <w:rPr>
          <w:rFonts w:hint="eastAsia"/>
        </w:rPr>
        <w:t>及以上</w:t>
      </w:r>
      <w:r>
        <w:rPr>
          <w:rFonts w:hint="eastAsia"/>
        </w:rPr>
        <w:t>的</w:t>
      </w:r>
      <w:r>
        <w:rPr>
          <w:rFonts w:hint="eastAsia"/>
        </w:rPr>
        <w:t>JDK</w:t>
      </w:r>
      <w:r>
        <w:rPr>
          <w:rFonts w:hint="eastAsia"/>
        </w:rPr>
        <w:t>，同时需对</w:t>
      </w:r>
      <w:r>
        <w:rPr>
          <w:rFonts w:hint="eastAsia"/>
        </w:rPr>
        <w:t>Maven</w:t>
      </w:r>
      <w:r>
        <w:rPr>
          <w:rFonts w:hint="eastAsia"/>
        </w:rPr>
        <w:t>进行如下安装配置：</w:t>
      </w:r>
    </w:p>
    <w:tbl>
      <w:tblPr>
        <w:tblStyle w:val="ab"/>
        <w:tblW w:w="8296" w:type="dxa"/>
        <w:tblLayout w:type="fixed"/>
        <w:tblLook w:val="04A0" w:firstRow="1" w:lastRow="0" w:firstColumn="1" w:lastColumn="0" w:noHBand="0" w:noVBand="1"/>
      </w:tblPr>
      <w:tblGrid>
        <w:gridCol w:w="8296"/>
      </w:tblGrid>
      <w:tr w:rsidR="004A3198" w14:paraId="42109381" w14:textId="77777777">
        <w:tc>
          <w:tcPr>
            <w:tcW w:w="8296" w:type="dxa"/>
          </w:tcPr>
          <w:p w14:paraId="4861BCC1" w14:textId="77777777" w:rsidR="004A3198" w:rsidRDefault="006225F2">
            <w:pPr>
              <w:ind w:firstLine="480"/>
              <w:rPr>
                <w:color w:val="505050"/>
                <w:szCs w:val="24"/>
              </w:rPr>
            </w:pPr>
            <w:r>
              <w:rPr>
                <w:szCs w:val="24"/>
              </w:rPr>
              <w:t>&lt;dependencies&gt;</w:t>
            </w:r>
          </w:p>
          <w:p w14:paraId="6893226F" w14:textId="77777777" w:rsidR="004A3198" w:rsidRDefault="006225F2">
            <w:pPr>
              <w:ind w:firstLine="480"/>
              <w:rPr>
                <w:color w:val="505050"/>
                <w:szCs w:val="24"/>
              </w:rPr>
            </w:pPr>
            <w:r>
              <w:rPr>
                <w:color w:val="505050"/>
                <w:szCs w:val="24"/>
              </w:rPr>
              <w:tab/>
            </w:r>
            <w:r>
              <w:rPr>
                <w:szCs w:val="24"/>
              </w:rPr>
              <w:t>&lt;dependency&gt;</w:t>
            </w:r>
          </w:p>
          <w:p w14:paraId="6F9CF2DC" w14:textId="77777777" w:rsidR="004A3198" w:rsidRDefault="006225F2">
            <w:pPr>
              <w:ind w:firstLine="480"/>
              <w:rPr>
                <w:szCs w:val="24"/>
              </w:rPr>
            </w:pPr>
            <w:r>
              <w:rPr>
                <w:color w:val="505050"/>
                <w:szCs w:val="24"/>
              </w:rPr>
              <w:tab/>
            </w:r>
            <w:r>
              <w:rPr>
                <w:color w:val="505050"/>
                <w:szCs w:val="24"/>
              </w:rPr>
              <w:tab/>
            </w:r>
            <w:r>
              <w:rPr>
                <w:szCs w:val="24"/>
              </w:rPr>
              <w:t>&lt;</w:t>
            </w:r>
            <w:proofErr w:type="spellStart"/>
            <w:r>
              <w:rPr>
                <w:szCs w:val="24"/>
              </w:rPr>
              <w:t>groupId</w:t>
            </w:r>
            <w:proofErr w:type="spellEnd"/>
            <w:r>
              <w:rPr>
                <w:szCs w:val="24"/>
              </w:rPr>
              <w:t>&gt;</w:t>
            </w:r>
            <w:proofErr w:type="spellStart"/>
            <w:r>
              <w:rPr>
                <w:szCs w:val="24"/>
              </w:rPr>
              <w:t>com.Bladejava</w:t>
            </w:r>
            <w:proofErr w:type="spellEnd"/>
            <w:r>
              <w:rPr>
                <w:szCs w:val="24"/>
              </w:rPr>
              <w:t>&lt;/</w:t>
            </w:r>
            <w:proofErr w:type="spellStart"/>
            <w:r>
              <w:rPr>
                <w:szCs w:val="24"/>
              </w:rPr>
              <w:t>groupId</w:t>
            </w:r>
            <w:proofErr w:type="spellEnd"/>
            <w:r>
              <w:rPr>
                <w:szCs w:val="24"/>
              </w:rPr>
              <w:t>&gt;</w:t>
            </w:r>
          </w:p>
          <w:p w14:paraId="731DC965" w14:textId="77777777" w:rsidR="004A3198" w:rsidRDefault="006225F2">
            <w:pPr>
              <w:ind w:firstLine="480"/>
              <w:rPr>
                <w:szCs w:val="24"/>
              </w:rPr>
            </w:pPr>
            <w:r>
              <w:rPr>
                <w:szCs w:val="24"/>
              </w:rPr>
              <w:tab/>
            </w:r>
            <w:r>
              <w:rPr>
                <w:szCs w:val="24"/>
              </w:rPr>
              <w:tab/>
              <w:t>&lt;</w:t>
            </w:r>
            <w:proofErr w:type="spellStart"/>
            <w:r>
              <w:rPr>
                <w:szCs w:val="24"/>
              </w:rPr>
              <w:t>artifactId</w:t>
            </w:r>
            <w:proofErr w:type="spellEnd"/>
            <w:r>
              <w:rPr>
                <w:szCs w:val="24"/>
              </w:rPr>
              <w:t>&gt;Blade-core&lt;/</w:t>
            </w:r>
            <w:proofErr w:type="spellStart"/>
            <w:r>
              <w:rPr>
                <w:szCs w:val="24"/>
              </w:rPr>
              <w:t>artifactId</w:t>
            </w:r>
            <w:proofErr w:type="spellEnd"/>
            <w:r>
              <w:rPr>
                <w:szCs w:val="24"/>
              </w:rPr>
              <w:t>&gt;</w:t>
            </w:r>
          </w:p>
          <w:p w14:paraId="58C4220C" w14:textId="77777777" w:rsidR="004A3198" w:rsidRDefault="006225F2">
            <w:pPr>
              <w:ind w:firstLine="480"/>
              <w:rPr>
                <w:szCs w:val="24"/>
              </w:rPr>
            </w:pPr>
            <w:r>
              <w:rPr>
                <w:szCs w:val="24"/>
              </w:rPr>
              <w:tab/>
            </w:r>
            <w:r>
              <w:rPr>
                <w:szCs w:val="24"/>
              </w:rPr>
              <w:tab/>
              <w:t>&lt;version&gt;1.7.2-beta&lt;/version&gt;</w:t>
            </w:r>
          </w:p>
          <w:p w14:paraId="775B1806" w14:textId="77777777" w:rsidR="004A3198" w:rsidRDefault="006225F2">
            <w:pPr>
              <w:ind w:firstLine="480"/>
              <w:rPr>
                <w:szCs w:val="24"/>
              </w:rPr>
            </w:pPr>
            <w:r>
              <w:rPr>
                <w:szCs w:val="24"/>
              </w:rPr>
              <w:tab/>
              <w:t>&lt;/dependency&gt;</w:t>
            </w:r>
          </w:p>
          <w:p w14:paraId="7CB58D12" w14:textId="77777777" w:rsidR="004A3198" w:rsidRDefault="006225F2">
            <w:pPr>
              <w:ind w:firstLine="480"/>
              <w:rPr>
                <w:szCs w:val="24"/>
              </w:rPr>
            </w:pPr>
            <w:r>
              <w:rPr>
                <w:szCs w:val="24"/>
              </w:rPr>
              <w:tab/>
              <w:t>&lt;dependency&gt;</w:t>
            </w:r>
          </w:p>
          <w:p w14:paraId="5BF1E525" w14:textId="77777777" w:rsidR="004A3198" w:rsidRDefault="006225F2">
            <w:pPr>
              <w:ind w:firstLine="480"/>
              <w:rPr>
                <w:szCs w:val="24"/>
              </w:rPr>
            </w:pPr>
            <w:r>
              <w:rPr>
                <w:szCs w:val="24"/>
              </w:rPr>
              <w:tab/>
            </w:r>
            <w:r>
              <w:rPr>
                <w:szCs w:val="24"/>
              </w:rPr>
              <w:tab/>
              <w:t>&lt;</w:t>
            </w:r>
            <w:proofErr w:type="spellStart"/>
            <w:r>
              <w:rPr>
                <w:szCs w:val="24"/>
              </w:rPr>
              <w:t>groupId</w:t>
            </w:r>
            <w:proofErr w:type="spellEnd"/>
            <w:r>
              <w:rPr>
                <w:szCs w:val="24"/>
              </w:rPr>
              <w:t>&gt;</w:t>
            </w:r>
            <w:proofErr w:type="spellStart"/>
            <w:r>
              <w:rPr>
                <w:szCs w:val="24"/>
              </w:rPr>
              <w:t>com.Bladejava</w:t>
            </w:r>
            <w:proofErr w:type="spellEnd"/>
            <w:r>
              <w:rPr>
                <w:szCs w:val="24"/>
              </w:rPr>
              <w:t>&lt;/</w:t>
            </w:r>
            <w:proofErr w:type="spellStart"/>
            <w:r>
              <w:rPr>
                <w:szCs w:val="24"/>
              </w:rPr>
              <w:t>groupId</w:t>
            </w:r>
            <w:proofErr w:type="spellEnd"/>
            <w:r>
              <w:rPr>
                <w:szCs w:val="24"/>
              </w:rPr>
              <w:t>&gt;</w:t>
            </w:r>
          </w:p>
          <w:p w14:paraId="69F0B526" w14:textId="77777777" w:rsidR="004A3198" w:rsidRDefault="006225F2">
            <w:pPr>
              <w:ind w:firstLine="480"/>
              <w:rPr>
                <w:szCs w:val="24"/>
              </w:rPr>
            </w:pPr>
            <w:r>
              <w:rPr>
                <w:szCs w:val="24"/>
              </w:rPr>
              <w:tab/>
            </w:r>
            <w:r>
              <w:rPr>
                <w:szCs w:val="24"/>
              </w:rPr>
              <w:tab/>
              <w:t>&lt;</w:t>
            </w:r>
            <w:proofErr w:type="spellStart"/>
            <w:r>
              <w:rPr>
                <w:szCs w:val="24"/>
              </w:rPr>
              <w:t>artifactId</w:t>
            </w:r>
            <w:proofErr w:type="spellEnd"/>
            <w:r>
              <w:rPr>
                <w:szCs w:val="24"/>
              </w:rPr>
              <w:t>&gt;Blade-embed-jetty&lt;/</w:t>
            </w:r>
            <w:proofErr w:type="spellStart"/>
            <w:r>
              <w:rPr>
                <w:szCs w:val="24"/>
              </w:rPr>
              <w:t>artifactId</w:t>
            </w:r>
            <w:proofErr w:type="spellEnd"/>
            <w:r>
              <w:rPr>
                <w:szCs w:val="24"/>
              </w:rPr>
              <w:t>&gt;</w:t>
            </w:r>
          </w:p>
          <w:p w14:paraId="5262648C" w14:textId="77777777" w:rsidR="004A3198" w:rsidRDefault="006225F2">
            <w:pPr>
              <w:ind w:firstLine="480"/>
              <w:rPr>
                <w:szCs w:val="24"/>
              </w:rPr>
            </w:pPr>
            <w:r>
              <w:rPr>
                <w:szCs w:val="24"/>
              </w:rPr>
              <w:tab/>
            </w:r>
            <w:r>
              <w:rPr>
                <w:szCs w:val="24"/>
              </w:rPr>
              <w:tab/>
              <w:t>&lt;version&gt;0.1.3&lt;/version&gt;</w:t>
            </w:r>
          </w:p>
          <w:p w14:paraId="23B81E5C" w14:textId="77777777" w:rsidR="004A3198" w:rsidRDefault="006225F2">
            <w:pPr>
              <w:ind w:firstLine="480"/>
              <w:rPr>
                <w:szCs w:val="24"/>
              </w:rPr>
            </w:pPr>
            <w:r>
              <w:rPr>
                <w:szCs w:val="24"/>
              </w:rPr>
              <w:tab/>
              <w:t>&lt;/dependency&gt;</w:t>
            </w:r>
          </w:p>
          <w:p w14:paraId="69717E8B" w14:textId="77777777" w:rsidR="004A3198" w:rsidRDefault="006225F2">
            <w:pPr>
              <w:ind w:firstLineChars="0" w:firstLine="0"/>
              <w:rPr>
                <w:szCs w:val="24"/>
              </w:rPr>
            </w:pPr>
            <w:r>
              <w:rPr>
                <w:szCs w:val="24"/>
              </w:rPr>
              <w:tab/>
              <w:t>&lt;/dependencies&gt;</w:t>
            </w:r>
          </w:p>
        </w:tc>
      </w:tr>
    </w:tbl>
    <w:p w14:paraId="10F7A31E" w14:textId="77777777" w:rsidR="004A3198" w:rsidRDefault="006225F2">
      <w:pPr>
        <w:pStyle w:val="1"/>
      </w:pPr>
      <w:bookmarkStart w:id="21" w:name="_Toc480753589"/>
      <w:r>
        <w:rPr>
          <w:rFonts w:hint="eastAsia"/>
        </w:rPr>
        <w:t>3</w:t>
      </w:r>
      <w:r>
        <w:rPr>
          <w:rFonts w:hint="eastAsia"/>
        </w:rPr>
        <w:t>需求分析</w:t>
      </w:r>
      <w:bookmarkEnd w:id="21"/>
    </w:p>
    <w:p w14:paraId="073974EB" w14:textId="2AA08041" w:rsidR="004A3198" w:rsidRDefault="006225F2">
      <w:pPr>
        <w:ind w:firstLine="480"/>
      </w:pPr>
      <w:r>
        <w:rPr>
          <w:rFonts w:hint="eastAsia"/>
        </w:rPr>
        <w:t>软件需求包括</w:t>
      </w:r>
      <w:r>
        <w:rPr>
          <w:rFonts w:hint="eastAsia"/>
        </w:rPr>
        <w:t>3</w:t>
      </w:r>
      <w:r>
        <w:rPr>
          <w:rFonts w:hint="eastAsia"/>
        </w:rPr>
        <w:t>个不同的层次――业务需求、</w:t>
      </w:r>
      <w:commentRangeStart w:id="22"/>
      <w:r>
        <w:rPr>
          <w:rFonts w:hint="eastAsia"/>
        </w:rPr>
        <w:t>用户需求</w:t>
      </w:r>
      <w:commentRangeEnd w:id="22"/>
      <w:r w:rsidR="002A7668">
        <w:rPr>
          <w:rStyle w:val="af0"/>
        </w:rPr>
        <w:commentReference w:id="22"/>
      </w:r>
      <w:del w:id="23" w:author="liuchao" w:date="2017-04-28T11:15:00Z">
        <w:r w:rsidDel="002A7668">
          <w:rPr>
            <w:rFonts w:hint="eastAsia"/>
          </w:rPr>
          <w:delText>和</w:delText>
        </w:r>
      </w:del>
      <w:ins w:id="24" w:author="liuchao" w:date="2017-04-28T11:15:00Z">
        <w:r w:rsidR="002A7668">
          <w:rPr>
            <w:rFonts w:hint="eastAsia"/>
          </w:rPr>
          <w:t>，以及</w:t>
        </w:r>
      </w:ins>
      <w:r>
        <w:rPr>
          <w:rFonts w:hint="eastAsia"/>
        </w:rPr>
        <w:t>功能需求</w:t>
      </w:r>
      <w:del w:id="25" w:author="liuchao" w:date="2017-04-28T11:14:00Z">
        <w:r w:rsidDel="002A7668">
          <w:rPr>
            <w:rFonts w:hint="eastAsia"/>
          </w:rPr>
          <w:delText>。除此之外，每个系统还有各种</w:delText>
        </w:r>
      </w:del>
      <w:ins w:id="26" w:author="liuchao" w:date="2017-04-28T11:15:00Z">
        <w:r w:rsidR="002A7668">
          <w:rPr>
            <w:rFonts w:hint="eastAsia"/>
          </w:rPr>
          <w:t>和</w:t>
        </w:r>
      </w:ins>
      <w:commentRangeStart w:id="27"/>
      <w:r>
        <w:rPr>
          <w:rFonts w:hint="eastAsia"/>
        </w:rPr>
        <w:t>非功能需求</w:t>
      </w:r>
      <w:commentRangeEnd w:id="27"/>
      <w:r w:rsidR="002A7668">
        <w:rPr>
          <w:rStyle w:val="af0"/>
        </w:rPr>
        <w:commentReference w:id="27"/>
      </w:r>
      <w:r>
        <w:rPr>
          <w:rFonts w:hint="eastAsia"/>
        </w:rPr>
        <w:t>。</w:t>
      </w:r>
      <w:r>
        <w:rPr>
          <w:rFonts w:hint="eastAsia"/>
        </w:rPr>
        <w:t xml:space="preserve"> </w:t>
      </w:r>
    </w:p>
    <w:p w14:paraId="424705A1" w14:textId="77777777" w:rsidR="004A3198" w:rsidRDefault="006225F2">
      <w:pPr>
        <w:ind w:firstLine="480"/>
      </w:pPr>
      <w:r>
        <w:rPr>
          <w:rFonts w:hint="eastAsia"/>
        </w:rPr>
        <w:lastRenderedPageBreak/>
        <w:t>业务需求（</w:t>
      </w:r>
      <w:r>
        <w:rPr>
          <w:rFonts w:hint="eastAsia"/>
        </w:rPr>
        <w:t>Business requirement</w:t>
      </w:r>
      <w:r>
        <w:rPr>
          <w:rFonts w:hint="eastAsia"/>
        </w:rPr>
        <w:t>）表示组织或客户高层次的目标。业务需求通常来自项目投资人、购买产品的客户、实际用户的管理者、市场营销部门或产品策划部门。业务需求描述了组织为什么要开发一个系统，即组织希望达到的目标。使用前景和范围（</w:t>
      </w:r>
      <w:r>
        <w:rPr>
          <w:rFonts w:hint="eastAsia"/>
        </w:rPr>
        <w:t>vision and scope</w:t>
      </w:r>
      <w:r>
        <w:rPr>
          <w:rFonts w:hint="eastAsia"/>
        </w:rPr>
        <w:t>）文档来记录业务需求，这份文档有时也被称作项目轮廓图或市场需求（</w:t>
      </w:r>
      <w:r>
        <w:rPr>
          <w:rFonts w:hint="eastAsia"/>
        </w:rPr>
        <w:t xml:space="preserve">project charter </w:t>
      </w:r>
      <w:r>
        <w:rPr>
          <w:rFonts w:hint="eastAsia"/>
        </w:rPr>
        <w:t>或</w:t>
      </w:r>
      <w:r>
        <w:rPr>
          <w:rFonts w:hint="eastAsia"/>
        </w:rPr>
        <w:t xml:space="preserve"> market requirement</w:t>
      </w:r>
      <w:r>
        <w:rPr>
          <w:rFonts w:hint="eastAsia"/>
        </w:rPr>
        <w:t>）文档。</w:t>
      </w:r>
      <w:r>
        <w:rPr>
          <w:rFonts w:hint="eastAsia"/>
        </w:rPr>
        <w:t xml:space="preserve"> </w:t>
      </w:r>
    </w:p>
    <w:p w14:paraId="39AFDC69" w14:textId="77777777" w:rsidR="004A3198" w:rsidRDefault="006225F2">
      <w:pPr>
        <w:ind w:firstLine="480"/>
      </w:pPr>
      <w:r>
        <w:rPr>
          <w:rFonts w:hint="eastAsia"/>
        </w:rPr>
        <w:t>功能需求（</w:t>
      </w:r>
      <w:r>
        <w:rPr>
          <w:rFonts w:hint="eastAsia"/>
        </w:rPr>
        <w:t>functional requirement</w:t>
      </w:r>
      <w:r>
        <w:rPr>
          <w:rFonts w:hint="eastAsia"/>
        </w:rPr>
        <w:t>）规定开发人员必须在产品中实现的软件功能，用户利用这些功能来完成任务，满足业务需求。功能需求有时也被称作行为需求（</w:t>
      </w:r>
      <w:proofErr w:type="spellStart"/>
      <w:r>
        <w:rPr>
          <w:rFonts w:hint="eastAsia"/>
        </w:rPr>
        <w:t>behavoral</w:t>
      </w:r>
      <w:proofErr w:type="spellEnd"/>
      <w:r>
        <w:rPr>
          <w:rFonts w:hint="eastAsia"/>
        </w:rPr>
        <w:t xml:space="preserve"> requirement</w:t>
      </w:r>
      <w:r>
        <w:rPr>
          <w:rFonts w:hint="eastAsia"/>
        </w:rPr>
        <w:t>），因为习惯上总是用“应该”对其进行描述：“系统应该发送电子邮件来通知用户已接受其预定”。功能需求描述是开发人员需要实现什么。</w:t>
      </w:r>
      <w:r>
        <w:rPr>
          <w:rFonts w:hint="eastAsia"/>
        </w:rPr>
        <w:t xml:space="preserve"> </w:t>
      </w:r>
    </w:p>
    <w:p w14:paraId="2AA789B4" w14:textId="77777777" w:rsidR="004A3198" w:rsidRDefault="006225F2">
      <w:pPr>
        <w:ind w:firstLine="480"/>
      </w:pPr>
      <w:r>
        <w:rPr>
          <w:rFonts w:hint="eastAsia"/>
        </w:rPr>
        <w:t>系统需求（</w:t>
      </w:r>
      <w:r>
        <w:rPr>
          <w:rFonts w:hint="eastAsia"/>
        </w:rPr>
        <w:t>system requirement</w:t>
      </w:r>
      <w:r>
        <w:rPr>
          <w:rFonts w:hint="eastAsia"/>
        </w:rPr>
        <w:t>）用于描述系统软硬件的运行时需求。</w:t>
      </w:r>
    </w:p>
    <w:p w14:paraId="785A84E5" w14:textId="77777777" w:rsidR="004A3198" w:rsidRDefault="006225F2">
      <w:pPr>
        <w:pStyle w:val="2"/>
      </w:pPr>
      <w:bookmarkStart w:id="28" w:name="_Toc480753590"/>
      <w:commentRangeStart w:id="29"/>
      <w:r>
        <w:rPr>
          <w:rFonts w:hint="eastAsia"/>
        </w:rPr>
        <w:t xml:space="preserve">3.1 </w:t>
      </w:r>
      <w:r>
        <w:rPr>
          <w:rFonts w:hint="eastAsia"/>
        </w:rPr>
        <w:t>业务需求</w:t>
      </w:r>
      <w:bookmarkEnd w:id="28"/>
      <w:commentRangeEnd w:id="29"/>
      <w:r w:rsidR="009906E3">
        <w:rPr>
          <w:rStyle w:val="af0"/>
          <w:rFonts w:cstheme="minorBidi"/>
          <w:b w:val="0"/>
          <w:bCs w:val="0"/>
        </w:rPr>
        <w:commentReference w:id="29"/>
      </w:r>
    </w:p>
    <w:p w14:paraId="43A94279" w14:textId="5697CC53" w:rsidR="004A3198" w:rsidRDefault="006225F2">
      <w:pPr>
        <w:ind w:firstLine="480"/>
      </w:pPr>
      <w:r>
        <w:rPr>
          <w:rFonts w:hint="eastAsia"/>
        </w:rPr>
        <w:t>Blade</w:t>
      </w:r>
      <w:r>
        <w:rPr>
          <w:rFonts w:hint="eastAsia"/>
        </w:rPr>
        <w:t>旨在提供轻便简洁的</w:t>
      </w:r>
      <w:proofErr w:type="spellStart"/>
      <w:r>
        <w:rPr>
          <w:rFonts w:hint="eastAsia"/>
        </w:rPr>
        <w:t>JavaWeb</w:t>
      </w:r>
      <w:proofErr w:type="spellEnd"/>
      <w:r>
        <w:rPr>
          <w:rFonts w:hint="eastAsia"/>
        </w:rPr>
        <w:t>开发，从开发人员角度，</w:t>
      </w:r>
      <w:r>
        <w:rPr>
          <w:rFonts w:hint="eastAsia"/>
        </w:rPr>
        <w:t>Blade</w:t>
      </w:r>
      <w:r w:rsidR="005E11DB">
        <w:rPr>
          <w:rFonts w:hint="eastAsia"/>
        </w:rPr>
        <w:t>框架应满足用户如下业务</w:t>
      </w:r>
      <w:r>
        <w:rPr>
          <w:rFonts w:hint="eastAsia"/>
        </w:rPr>
        <w:t>需求：</w:t>
      </w:r>
    </w:p>
    <w:p w14:paraId="4F67EA68" w14:textId="3A13C196" w:rsidR="004A3198" w:rsidRDefault="006225F2">
      <w:pPr>
        <w:ind w:firstLine="480"/>
      </w:pPr>
      <w:r>
        <w:rPr>
          <w:rFonts w:hint="eastAsia"/>
        </w:rPr>
        <w:t>1</w:t>
      </w:r>
      <w:r>
        <w:rPr>
          <w:rFonts w:hint="eastAsia"/>
        </w:rPr>
        <w:t>）</w:t>
      </w:r>
      <w:r w:rsidR="004036F6">
        <w:rPr>
          <w:rFonts w:hint="eastAsia"/>
        </w:rPr>
        <w:t xml:space="preserve"> </w:t>
      </w:r>
      <w:r>
        <w:rPr>
          <w:rFonts w:hint="eastAsia"/>
        </w:rPr>
        <w:t>开发人员能够在默认配置环境下快速开发，而无需手动配置众多配置项。</w:t>
      </w:r>
    </w:p>
    <w:p w14:paraId="60987870" w14:textId="77777777" w:rsidR="004A3198" w:rsidRDefault="006225F2">
      <w:pPr>
        <w:ind w:firstLine="480"/>
      </w:pPr>
      <w:r>
        <w:rPr>
          <w:rFonts w:hint="eastAsia"/>
        </w:rPr>
        <w:t>2</w:t>
      </w:r>
      <w:r>
        <w:rPr>
          <w:rFonts w:hint="eastAsia"/>
        </w:rPr>
        <w:t>）开发人员能够在必要时刻快速修改和配置选项。</w:t>
      </w:r>
    </w:p>
    <w:p w14:paraId="545146AA" w14:textId="77777777" w:rsidR="004A3198" w:rsidRDefault="006225F2">
      <w:pPr>
        <w:ind w:firstLine="480"/>
      </w:pPr>
      <w:r>
        <w:rPr>
          <w:rFonts w:hint="eastAsia"/>
        </w:rPr>
        <w:t>3</w:t>
      </w:r>
      <w:r>
        <w:rPr>
          <w:rFonts w:hint="eastAsia"/>
        </w:rPr>
        <w:t>）开发人员能够通过框架访问数据库摆脱</w:t>
      </w:r>
      <w:r>
        <w:rPr>
          <w:rFonts w:hint="eastAsia"/>
        </w:rPr>
        <w:t>JDBC</w:t>
      </w:r>
      <w:r>
        <w:rPr>
          <w:rFonts w:hint="eastAsia"/>
        </w:rPr>
        <w:t>的繁复操作。</w:t>
      </w:r>
    </w:p>
    <w:p w14:paraId="4D10C9C3" w14:textId="77777777" w:rsidR="004A3198" w:rsidRDefault="006225F2">
      <w:pPr>
        <w:ind w:firstLine="480"/>
      </w:pPr>
      <w:r>
        <w:rPr>
          <w:rFonts w:hint="eastAsia"/>
        </w:rPr>
        <w:t>4</w:t>
      </w:r>
      <w:r>
        <w:rPr>
          <w:rFonts w:hint="eastAsia"/>
        </w:rPr>
        <w:t>）开发人员能够通过框架构建网络请求响应的处理逻辑。</w:t>
      </w:r>
    </w:p>
    <w:p w14:paraId="18192E29" w14:textId="77777777" w:rsidR="004A3198" w:rsidRDefault="006225F2">
      <w:pPr>
        <w:ind w:firstLine="480"/>
      </w:pPr>
      <w:r>
        <w:rPr>
          <w:rFonts w:hint="eastAsia"/>
        </w:rPr>
        <w:t>5</w:t>
      </w:r>
      <w:r>
        <w:rPr>
          <w:rFonts w:hint="eastAsia"/>
        </w:rPr>
        <w:t>）开发人员能够选择性的过滤不安全的请求。</w:t>
      </w:r>
    </w:p>
    <w:p w14:paraId="190C9916" w14:textId="77777777" w:rsidR="004A3198" w:rsidRDefault="006225F2">
      <w:pPr>
        <w:ind w:firstLine="480"/>
      </w:pPr>
      <w:r>
        <w:rPr>
          <w:rFonts w:hint="eastAsia"/>
        </w:rPr>
        <w:t>从浏览器的角度看，</w:t>
      </w:r>
      <w:r>
        <w:rPr>
          <w:rFonts w:hint="eastAsia"/>
        </w:rPr>
        <w:t>Blade</w:t>
      </w:r>
      <w:r>
        <w:rPr>
          <w:rFonts w:hint="eastAsia"/>
        </w:rPr>
        <w:t>应满足用户如下业务需求：</w:t>
      </w:r>
    </w:p>
    <w:p w14:paraId="1359B1B1" w14:textId="77777777" w:rsidR="004A3198" w:rsidRDefault="006225F2">
      <w:pPr>
        <w:ind w:firstLine="480"/>
      </w:pPr>
      <w:r>
        <w:rPr>
          <w:rFonts w:hint="eastAsia"/>
        </w:rPr>
        <w:t>1</w:t>
      </w:r>
      <w:r>
        <w:rPr>
          <w:rFonts w:hint="eastAsia"/>
        </w:rPr>
        <w:t>）</w:t>
      </w:r>
      <w:r>
        <w:rPr>
          <w:rFonts w:hint="eastAsia"/>
        </w:rPr>
        <w:t>Blade</w:t>
      </w:r>
      <w:r>
        <w:rPr>
          <w:rFonts w:hint="eastAsia"/>
        </w:rPr>
        <w:t>应接受浏览器发送的响应，并通过业务处理逻辑向浏览器返回预期的响应结果。</w:t>
      </w:r>
    </w:p>
    <w:p w14:paraId="73029ED3" w14:textId="77777777" w:rsidR="004A3198" w:rsidRDefault="006225F2">
      <w:pPr>
        <w:ind w:firstLine="480"/>
      </w:pPr>
      <w:r>
        <w:rPr>
          <w:rFonts w:hint="eastAsia"/>
        </w:rPr>
        <w:t>2</w:t>
      </w:r>
      <w:r>
        <w:rPr>
          <w:rFonts w:hint="eastAsia"/>
        </w:rPr>
        <w:t>）浏览器应接收到符合</w:t>
      </w:r>
      <w:r>
        <w:rPr>
          <w:rFonts w:hint="eastAsia"/>
        </w:rPr>
        <w:t>Http</w:t>
      </w:r>
      <w:r>
        <w:rPr>
          <w:rFonts w:hint="eastAsia"/>
        </w:rPr>
        <w:t>规范的响应数据。</w:t>
      </w:r>
    </w:p>
    <w:p w14:paraId="46940873" w14:textId="77777777" w:rsidR="004A3198" w:rsidRDefault="006225F2">
      <w:pPr>
        <w:pStyle w:val="2"/>
      </w:pPr>
      <w:bookmarkStart w:id="30" w:name="_Toc478140211"/>
      <w:bookmarkStart w:id="31" w:name="_Toc480753591"/>
      <w:r>
        <w:rPr>
          <w:rFonts w:hint="eastAsia"/>
        </w:rPr>
        <w:t xml:space="preserve">3.2 </w:t>
      </w:r>
      <w:r>
        <w:rPr>
          <w:rFonts w:hint="eastAsia"/>
        </w:rPr>
        <w:t>功能需求</w:t>
      </w:r>
      <w:bookmarkEnd w:id="30"/>
      <w:bookmarkEnd w:id="31"/>
    </w:p>
    <w:p w14:paraId="38151119" w14:textId="77777777" w:rsidR="004A3198" w:rsidRDefault="006225F2">
      <w:pPr>
        <w:ind w:firstLine="482"/>
        <w:rPr>
          <w:b/>
        </w:rPr>
      </w:pPr>
      <w:r>
        <w:rPr>
          <w:rFonts w:hint="eastAsia"/>
          <w:b/>
        </w:rPr>
        <w:t>1</w:t>
      </w:r>
      <w:r>
        <w:rPr>
          <w:rFonts w:hint="eastAsia"/>
          <w:b/>
        </w:rPr>
        <w:t>）</w:t>
      </w:r>
      <w:bookmarkStart w:id="32" w:name="OLE_LINK21"/>
      <w:bookmarkStart w:id="33" w:name="OLE_LINK22"/>
      <w:r>
        <w:rPr>
          <w:b/>
        </w:rPr>
        <w:t>IOC</w:t>
      </w:r>
      <w:bookmarkStart w:id="34" w:name="OLE_LINK1"/>
      <w:bookmarkStart w:id="35" w:name="OLE_LINK5"/>
      <w:bookmarkStart w:id="36" w:name="OLE_LINK2"/>
      <w:r>
        <w:rPr>
          <w:rFonts w:hint="eastAsia"/>
          <w:b/>
        </w:rPr>
        <w:t>功能</w:t>
      </w:r>
      <w:bookmarkEnd w:id="32"/>
      <w:bookmarkEnd w:id="33"/>
      <w:bookmarkEnd w:id="34"/>
      <w:bookmarkEnd w:id="35"/>
      <w:bookmarkEnd w:id="36"/>
    </w:p>
    <w:p w14:paraId="1B3DC673" w14:textId="77777777" w:rsidR="004A3198" w:rsidRDefault="006225F2">
      <w:pPr>
        <w:ind w:firstLine="480"/>
        <w:rPr>
          <w:shd w:val="clear" w:color="auto" w:fill="FFFFFF"/>
        </w:rPr>
      </w:pPr>
      <w:r>
        <w:rPr>
          <w:shd w:val="clear" w:color="auto" w:fill="FFFFFF"/>
        </w:rPr>
        <w:t>IOC</w:t>
      </w:r>
      <w:r>
        <w:rPr>
          <w:rFonts w:hint="eastAsia"/>
          <w:shd w:val="clear" w:color="auto" w:fill="FFFFFF"/>
        </w:rPr>
        <w:t>容器是</w:t>
      </w:r>
      <w:r>
        <w:rPr>
          <w:shd w:val="clear" w:color="auto" w:fill="FFFFFF"/>
        </w:rPr>
        <w:t>Blade</w:t>
      </w:r>
      <w:r>
        <w:rPr>
          <w:rFonts w:hint="eastAsia"/>
          <w:shd w:val="clear" w:color="auto" w:fill="FFFFFF"/>
        </w:rPr>
        <w:t>的核心功能模块。</w:t>
      </w:r>
      <w:r>
        <w:rPr>
          <w:shd w:val="clear" w:color="auto" w:fill="FFFFFF"/>
        </w:rPr>
        <w:t xml:space="preserve">IOC </w:t>
      </w:r>
      <w:r w:rsidR="009803D7">
        <w:rPr>
          <w:rFonts w:hint="eastAsia"/>
          <w:shd w:val="clear" w:color="auto" w:fill="FFFFFF"/>
        </w:rPr>
        <w:t>不仅</w:t>
      </w:r>
      <w:r w:rsidR="009803D7">
        <w:rPr>
          <w:shd w:val="clear" w:color="auto" w:fill="FFFFFF"/>
        </w:rPr>
        <w:t>是一种技术，</w:t>
      </w:r>
      <w:r w:rsidR="009803D7">
        <w:rPr>
          <w:rFonts w:hint="eastAsia"/>
          <w:shd w:val="clear" w:color="auto" w:fill="FFFFFF"/>
        </w:rPr>
        <w:t>更</w:t>
      </w:r>
      <w:r>
        <w:rPr>
          <w:shd w:val="clear" w:color="auto" w:fill="FFFFFF"/>
        </w:rPr>
        <w:t>是一种思想，一个重要的面向对象编程的法则，它能指导我们如何</w:t>
      </w:r>
      <w:proofErr w:type="gramStart"/>
      <w:r>
        <w:rPr>
          <w:shd w:val="clear" w:color="auto" w:fill="FFFFFF"/>
        </w:rPr>
        <w:t>设计出松耦合</w:t>
      </w:r>
      <w:proofErr w:type="gramEnd"/>
      <w:r>
        <w:rPr>
          <w:shd w:val="clear" w:color="auto" w:fill="FFFFFF"/>
        </w:rPr>
        <w:t>、更优良的程序。传统应用程序都是由我们在</w:t>
      </w:r>
      <w:proofErr w:type="gramStart"/>
      <w:r>
        <w:rPr>
          <w:shd w:val="clear" w:color="auto" w:fill="FFFFFF"/>
        </w:rPr>
        <w:t>类内部</w:t>
      </w:r>
      <w:proofErr w:type="gramEnd"/>
      <w:r>
        <w:rPr>
          <w:shd w:val="clear" w:color="auto" w:fill="FFFFFF"/>
        </w:rPr>
        <w:t>主动创建依赖对象，从而导致类与类之间</w:t>
      </w:r>
      <w:r>
        <w:rPr>
          <w:shd w:val="clear" w:color="auto" w:fill="FFFFFF"/>
        </w:rPr>
        <w:lastRenderedPageBreak/>
        <w:t>高耦合，难于测试；有了</w:t>
      </w:r>
      <w:r>
        <w:rPr>
          <w:shd w:val="clear" w:color="auto" w:fill="FFFFFF"/>
        </w:rPr>
        <w:t>IOC</w:t>
      </w:r>
      <w:r>
        <w:rPr>
          <w:shd w:val="clear" w:color="auto" w:fill="FFFFFF"/>
        </w:rPr>
        <w:t>容器后，把创建和查找依赖对象的控制权交给了容器，由容器进行注入组合对象，所以对象与对象之间是</w:t>
      </w:r>
      <w:r>
        <w:rPr>
          <w:shd w:val="clear" w:color="auto" w:fill="FFFFFF"/>
        </w:rPr>
        <w:t xml:space="preserve"> </w:t>
      </w:r>
      <w:r>
        <w:rPr>
          <w:shd w:val="clear" w:color="auto" w:fill="FFFFFF"/>
        </w:rPr>
        <w:t>松散耦合，这样也方便测试，利于功能复用，更重要的是使得程序的整个体系结构变得非常灵活</w:t>
      </w:r>
      <w:r>
        <w:rPr>
          <w:rFonts w:hint="eastAsia"/>
          <w:shd w:val="clear" w:color="auto" w:fill="FFFFFF"/>
        </w:rPr>
        <w:t>。</w:t>
      </w:r>
    </w:p>
    <w:p w14:paraId="2BF2DF81" w14:textId="77777777" w:rsidR="004A3198" w:rsidRDefault="006225F2">
      <w:pPr>
        <w:ind w:firstLine="480"/>
      </w:pPr>
      <w:r>
        <w:rPr>
          <w:shd w:val="clear" w:color="auto" w:fill="FFFFFF"/>
        </w:rPr>
        <w:t>IOC</w:t>
      </w:r>
      <w:r>
        <w:rPr>
          <w:shd w:val="clear" w:color="auto" w:fill="FFFFFF"/>
        </w:rPr>
        <w:t>很好的体现了面向对象设计法则</w:t>
      </w:r>
      <w:r>
        <w:rPr>
          <w:rFonts w:hint="eastAsia"/>
          <w:shd w:val="clear" w:color="auto" w:fill="FFFFFF"/>
        </w:rPr>
        <w:t>中的</w:t>
      </w:r>
      <w:r>
        <w:rPr>
          <w:shd w:val="clear" w:color="auto" w:fill="FFFFFF"/>
        </w:rPr>
        <w:t>好莱坞法则：</w:t>
      </w:r>
      <w:r>
        <w:rPr>
          <w:shd w:val="clear" w:color="auto" w:fill="FFFFFF"/>
        </w:rPr>
        <w:t>“</w:t>
      </w:r>
      <w:r>
        <w:rPr>
          <w:shd w:val="clear" w:color="auto" w:fill="FFFFFF"/>
        </w:rPr>
        <w:t>别找我们，我们找你</w:t>
      </w:r>
      <w:r>
        <w:rPr>
          <w:shd w:val="clear" w:color="auto" w:fill="FFFFFF"/>
        </w:rPr>
        <w:t>”</w:t>
      </w:r>
      <w:r>
        <w:rPr>
          <w:shd w:val="clear" w:color="auto" w:fill="FFFFFF"/>
        </w:rPr>
        <w:t>。即由</w:t>
      </w:r>
      <w:r>
        <w:rPr>
          <w:shd w:val="clear" w:color="auto" w:fill="FFFFFF"/>
        </w:rPr>
        <w:t>IOC</w:t>
      </w:r>
      <w:r>
        <w:rPr>
          <w:shd w:val="clear" w:color="auto" w:fill="FFFFFF"/>
        </w:rPr>
        <w:t>容器</w:t>
      </w:r>
      <w:proofErr w:type="gramStart"/>
      <w:r>
        <w:rPr>
          <w:shd w:val="clear" w:color="auto" w:fill="FFFFFF"/>
        </w:rPr>
        <w:t>帮对象找相应</w:t>
      </w:r>
      <w:proofErr w:type="gramEnd"/>
      <w:r>
        <w:rPr>
          <w:shd w:val="clear" w:color="auto" w:fill="FFFFFF"/>
        </w:rPr>
        <w:t>的依赖对象并注入，而不是由对象主动去找。</w:t>
      </w:r>
      <w:r>
        <w:rPr>
          <w:rFonts w:hint="eastAsia"/>
        </w:rPr>
        <w:t>通过</w:t>
      </w:r>
      <w:r>
        <w:t>IOC</w:t>
      </w:r>
      <w:r>
        <w:rPr>
          <w:rFonts w:hint="eastAsia"/>
        </w:rPr>
        <w:t>部分的实现，实现依赖注入功能，简化代码的编写，在编写程序时，能更好的运用面向对象的法则。</w:t>
      </w:r>
    </w:p>
    <w:p w14:paraId="1F751468" w14:textId="77777777" w:rsidR="004A3198" w:rsidRDefault="006225F2">
      <w:pPr>
        <w:ind w:firstLine="482"/>
        <w:rPr>
          <w:b/>
        </w:rPr>
      </w:pPr>
      <w:r>
        <w:rPr>
          <w:rFonts w:hint="eastAsia"/>
          <w:b/>
        </w:rPr>
        <w:t>2</w:t>
      </w:r>
      <w:r>
        <w:rPr>
          <w:rFonts w:hint="eastAsia"/>
          <w:b/>
        </w:rPr>
        <w:t>）</w:t>
      </w:r>
      <w:bookmarkStart w:id="37" w:name="OLE_LINK23"/>
      <w:bookmarkStart w:id="38" w:name="OLE_LINK24"/>
      <w:r>
        <w:rPr>
          <w:rFonts w:hint="eastAsia"/>
          <w:b/>
        </w:rPr>
        <w:t>配置管理</w:t>
      </w:r>
      <w:bookmarkStart w:id="39" w:name="OLE_LINK8"/>
      <w:bookmarkStart w:id="40" w:name="OLE_LINK12"/>
      <w:bookmarkStart w:id="41" w:name="OLE_LINK9"/>
      <w:r>
        <w:rPr>
          <w:rFonts w:hint="eastAsia"/>
          <w:b/>
        </w:rPr>
        <w:t>功能</w:t>
      </w:r>
      <w:bookmarkEnd w:id="37"/>
      <w:bookmarkEnd w:id="38"/>
      <w:bookmarkEnd w:id="39"/>
      <w:bookmarkEnd w:id="40"/>
      <w:bookmarkEnd w:id="41"/>
    </w:p>
    <w:p w14:paraId="699CAAA0" w14:textId="77777777" w:rsidR="004A3198" w:rsidRDefault="006225F2">
      <w:pPr>
        <w:ind w:firstLine="480"/>
      </w:pPr>
      <w:r>
        <w:t>Blade</w:t>
      </w:r>
      <w:r>
        <w:rPr>
          <w:rFonts w:hint="eastAsia"/>
        </w:rPr>
        <w:t>框架的一切功能实现的前提就是配置，任何功能在实现之前都需要加载配置文件，配置文件</w:t>
      </w:r>
      <w:r w:rsidR="00FA5DA4">
        <w:rPr>
          <w:rFonts w:hint="eastAsia"/>
        </w:rPr>
        <w:t>使得</w:t>
      </w:r>
      <w:r>
        <w:t>Blade</w:t>
      </w:r>
      <w:r>
        <w:rPr>
          <w:rFonts w:hint="eastAsia"/>
        </w:rPr>
        <w:t>框架在运行时自动</w:t>
      </w:r>
      <w:proofErr w:type="gramStart"/>
      <w:r>
        <w:rPr>
          <w:rFonts w:hint="eastAsia"/>
        </w:rPr>
        <w:t>加载写</w:t>
      </w:r>
      <w:proofErr w:type="gramEnd"/>
      <w:r>
        <w:rPr>
          <w:rFonts w:hint="eastAsia"/>
        </w:rPr>
        <w:t>好的配置文件，通过配置文件的加载，</w:t>
      </w:r>
      <w:r>
        <w:t>Blade</w:t>
      </w:r>
      <w:r>
        <w:rPr>
          <w:rFonts w:hint="eastAsia"/>
        </w:rPr>
        <w:t>系统可以完成以下功能：</w:t>
      </w:r>
    </w:p>
    <w:p w14:paraId="3A4ABBF4" w14:textId="77777777" w:rsidR="004A3198" w:rsidRDefault="006225F2">
      <w:pPr>
        <w:ind w:firstLine="480"/>
      </w:pPr>
      <w:r>
        <w:rPr>
          <w:rFonts w:hint="eastAsia"/>
        </w:rPr>
        <w:t>a</w:t>
      </w:r>
      <w:r>
        <w:rPr>
          <w:rFonts w:hint="eastAsia"/>
        </w:rPr>
        <w:t>）获取</w:t>
      </w:r>
      <w:r>
        <w:rPr>
          <w:rFonts w:hint="eastAsia"/>
        </w:rPr>
        <w:t>404</w:t>
      </w:r>
      <w:r>
        <w:rPr>
          <w:rFonts w:hint="eastAsia"/>
        </w:rPr>
        <w:t>，</w:t>
      </w:r>
      <w:r>
        <w:rPr>
          <w:rFonts w:hint="eastAsia"/>
        </w:rPr>
        <w:t>500</w:t>
      </w:r>
      <w:r>
        <w:rPr>
          <w:rFonts w:hint="eastAsia"/>
        </w:rPr>
        <w:t>界面。</w:t>
      </w:r>
    </w:p>
    <w:p w14:paraId="601954D5" w14:textId="77777777" w:rsidR="004A3198" w:rsidRDefault="006225F2">
      <w:pPr>
        <w:ind w:firstLine="480"/>
      </w:pPr>
      <w:r>
        <w:rPr>
          <w:rFonts w:hint="eastAsia"/>
        </w:rPr>
        <w:t>b</w:t>
      </w:r>
      <w:r>
        <w:rPr>
          <w:rFonts w:hint="eastAsia"/>
        </w:rPr>
        <w:t>）获取默认字符编码。</w:t>
      </w:r>
    </w:p>
    <w:p w14:paraId="46D85D60" w14:textId="77777777" w:rsidR="004A3198" w:rsidRDefault="006225F2">
      <w:pPr>
        <w:ind w:firstLine="480"/>
      </w:pPr>
      <w:r>
        <w:rPr>
          <w:rFonts w:hint="eastAsia"/>
        </w:rPr>
        <w:t>c</w:t>
      </w:r>
      <w:r>
        <w:rPr>
          <w:rFonts w:hint="eastAsia"/>
        </w:rPr>
        <w:t>）设置开发者模式、</w:t>
      </w:r>
    </w:p>
    <w:p w14:paraId="7582F839" w14:textId="77777777" w:rsidR="004A3198" w:rsidRDefault="006225F2">
      <w:pPr>
        <w:ind w:firstLine="480"/>
      </w:pPr>
      <w:r>
        <w:rPr>
          <w:rFonts w:hint="eastAsia"/>
        </w:rPr>
        <w:t>d</w:t>
      </w:r>
      <w:r>
        <w:rPr>
          <w:rFonts w:hint="eastAsia"/>
        </w:rPr>
        <w:t>）获取静态文件资源</w:t>
      </w:r>
    </w:p>
    <w:p w14:paraId="3C79A66E" w14:textId="77777777" w:rsidR="004A3198" w:rsidRDefault="006225F2">
      <w:pPr>
        <w:ind w:firstLine="480"/>
      </w:pPr>
      <w:r>
        <w:rPr>
          <w:rFonts w:hint="eastAsia"/>
        </w:rPr>
        <w:t>e</w:t>
      </w:r>
      <w:r>
        <w:rPr>
          <w:rFonts w:hint="eastAsia"/>
        </w:rPr>
        <w:t>）获取</w:t>
      </w:r>
      <w:bookmarkStart w:id="42" w:name="OLE_LINK3"/>
      <w:bookmarkStart w:id="43" w:name="OLE_LINK4"/>
      <w:r>
        <w:rPr>
          <w:rFonts w:hint="eastAsia"/>
        </w:rPr>
        <w:t>Port</w:t>
      </w:r>
      <w:bookmarkEnd w:id="42"/>
      <w:bookmarkEnd w:id="43"/>
      <w:r>
        <w:rPr>
          <w:rFonts w:hint="eastAsia"/>
        </w:rPr>
        <w:t>并对</w:t>
      </w:r>
      <w:r>
        <w:rPr>
          <w:rFonts w:hint="eastAsia"/>
        </w:rPr>
        <w:t>Port</w:t>
      </w:r>
      <w:r>
        <w:rPr>
          <w:rFonts w:hint="eastAsia"/>
        </w:rPr>
        <w:t>进行监听</w:t>
      </w:r>
    </w:p>
    <w:p w14:paraId="21F2B064" w14:textId="77777777" w:rsidR="004A3198" w:rsidRDefault="006225F2">
      <w:pPr>
        <w:ind w:firstLine="480"/>
      </w:pPr>
      <w:r>
        <w:rPr>
          <w:rFonts w:hint="eastAsia"/>
        </w:rPr>
        <w:t>f</w:t>
      </w:r>
      <w:r>
        <w:rPr>
          <w:rFonts w:hint="eastAsia"/>
        </w:rPr>
        <w:t>）将获取到的静态资源添加到静态资源文件夹</w:t>
      </w:r>
    </w:p>
    <w:p w14:paraId="7665AB6A" w14:textId="77777777" w:rsidR="004A3198" w:rsidRDefault="006225F2">
      <w:pPr>
        <w:ind w:firstLine="482"/>
        <w:rPr>
          <w:b/>
        </w:rPr>
      </w:pPr>
      <w:r>
        <w:rPr>
          <w:rFonts w:hint="eastAsia"/>
          <w:b/>
        </w:rPr>
        <w:t>3</w:t>
      </w:r>
      <w:r>
        <w:rPr>
          <w:rFonts w:hint="eastAsia"/>
          <w:b/>
        </w:rPr>
        <w:t>）</w:t>
      </w:r>
      <w:bookmarkStart w:id="44" w:name="OLE_LINK26"/>
      <w:bookmarkStart w:id="45" w:name="OLE_LINK25"/>
      <w:r>
        <w:rPr>
          <w:rFonts w:hint="eastAsia"/>
          <w:b/>
        </w:rPr>
        <w:t>数据库增加</w:t>
      </w:r>
      <w:bookmarkEnd w:id="44"/>
      <w:bookmarkEnd w:id="45"/>
      <w:r>
        <w:rPr>
          <w:rFonts w:hint="eastAsia"/>
          <w:b/>
          <w:kern w:val="0"/>
        </w:rPr>
        <w:t>功能</w:t>
      </w:r>
    </w:p>
    <w:p w14:paraId="356DFF77" w14:textId="77777777" w:rsidR="004A3198" w:rsidRDefault="006225F2">
      <w:pPr>
        <w:ind w:firstLine="480"/>
      </w:pPr>
      <w:r>
        <w:rPr>
          <w:rFonts w:hint="eastAsia"/>
        </w:rPr>
        <w:t>作为一款轻量级的框架，</w:t>
      </w:r>
      <w:r>
        <w:t>Blade</w:t>
      </w:r>
      <w:r>
        <w:rPr>
          <w:rFonts w:hint="eastAsia"/>
        </w:rPr>
        <w:t>框架，通过数据操作代码的封装，简化用户操作数据库的难度，在数据库增加模块中，用户可以使用一条语句，调用封装好的增加数据操作功能，在程序运行过程中，后台代码会自动进行数据库连接，</w:t>
      </w:r>
      <w:r>
        <w:t>SQL</w:t>
      </w:r>
      <w:r>
        <w:rPr>
          <w:rFonts w:hint="eastAsia"/>
        </w:rPr>
        <w:t>语句建立，并对</w:t>
      </w:r>
      <w:r>
        <w:t>SQL</w:t>
      </w:r>
      <w:r>
        <w:rPr>
          <w:rFonts w:hint="eastAsia"/>
        </w:rPr>
        <w:t>语句执行的过程。</w:t>
      </w:r>
    </w:p>
    <w:p w14:paraId="57EE38BE" w14:textId="77777777" w:rsidR="004A3198" w:rsidRDefault="006225F2">
      <w:pPr>
        <w:ind w:firstLine="482"/>
        <w:rPr>
          <w:b/>
        </w:rPr>
      </w:pPr>
      <w:r>
        <w:rPr>
          <w:rFonts w:hint="eastAsia"/>
          <w:b/>
        </w:rPr>
        <w:t>4</w:t>
      </w:r>
      <w:r>
        <w:rPr>
          <w:rFonts w:hint="eastAsia"/>
          <w:b/>
        </w:rPr>
        <w:t>）</w:t>
      </w:r>
      <w:bookmarkStart w:id="46" w:name="OLE_LINK27"/>
      <w:bookmarkStart w:id="47" w:name="OLE_LINK28"/>
      <w:r>
        <w:rPr>
          <w:rFonts w:hint="eastAsia"/>
          <w:b/>
        </w:rPr>
        <w:t>数据库删除</w:t>
      </w:r>
      <w:r>
        <w:rPr>
          <w:rFonts w:hint="eastAsia"/>
          <w:b/>
          <w:kern w:val="0"/>
        </w:rPr>
        <w:t>功能</w:t>
      </w:r>
    </w:p>
    <w:bookmarkEnd w:id="46"/>
    <w:bookmarkEnd w:id="47"/>
    <w:p w14:paraId="6903B9EC" w14:textId="77777777" w:rsidR="004A3198" w:rsidRDefault="006225F2">
      <w:pPr>
        <w:ind w:firstLine="480"/>
      </w:pPr>
      <w:r>
        <w:rPr>
          <w:rFonts w:hint="eastAsia"/>
        </w:rPr>
        <w:t>在数据库删除模块中，提供多种删除方式，可以按主键删除，也可以按特定字段删除，还可以删除所有数据，在使用任一操作时，用户只需使用一条语句，调用封装好的增加数据操作功能，在程序运行过程中，后台代码会自动进行数据库连接，</w:t>
      </w:r>
      <w:r>
        <w:t>SQL</w:t>
      </w:r>
      <w:r>
        <w:rPr>
          <w:rFonts w:hint="eastAsia"/>
        </w:rPr>
        <w:t>语句建立，并对</w:t>
      </w:r>
      <w:r>
        <w:t>SQL</w:t>
      </w:r>
      <w:r>
        <w:rPr>
          <w:rFonts w:hint="eastAsia"/>
        </w:rPr>
        <w:t>语句执行的过程。</w:t>
      </w:r>
    </w:p>
    <w:p w14:paraId="4F0077F6" w14:textId="77777777" w:rsidR="004A3198" w:rsidRDefault="006225F2">
      <w:pPr>
        <w:ind w:firstLine="482"/>
      </w:pPr>
      <w:r>
        <w:rPr>
          <w:rFonts w:hint="eastAsia"/>
          <w:b/>
        </w:rPr>
        <w:t>5</w:t>
      </w:r>
      <w:r>
        <w:rPr>
          <w:rFonts w:hint="eastAsia"/>
          <w:b/>
        </w:rPr>
        <w:t>）</w:t>
      </w:r>
      <w:bookmarkStart w:id="48" w:name="OLE_LINK29"/>
      <w:bookmarkStart w:id="49" w:name="OLE_LINK30"/>
      <w:r>
        <w:rPr>
          <w:rFonts w:hint="eastAsia"/>
          <w:b/>
        </w:rPr>
        <w:t>数据库修改</w:t>
      </w:r>
      <w:bookmarkEnd w:id="48"/>
      <w:bookmarkEnd w:id="49"/>
      <w:r>
        <w:rPr>
          <w:rFonts w:hint="eastAsia"/>
          <w:b/>
          <w:kern w:val="0"/>
        </w:rPr>
        <w:t>功能</w:t>
      </w:r>
    </w:p>
    <w:p w14:paraId="6007016A" w14:textId="05FD89D1" w:rsidR="004A3198" w:rsidRDefault="006225F2">
      <w:pPr>
        <w:ind w:firstLine="480"/>
      </w:pPr>
      <w:r>
        <w:rPr>
          <w:rFonts w:hint="eastAsia"/>
        </w:rPr>
        <w:lastRenderedPageBreak/>
        <w:t>在数据库修改模块中，提供多种修改方式，可以修改某项数据，也可以修改所有数据，在使用</w:t>
      </w:r>
      <w:r w:rsidR="00D24B45">
        <w:rPr>
          <w:rFonts w:hint="eastAsia"/>
        </w:rPr>
        <w:t>任一操作时，用户只需使用一条语句，调用封装好的增加数据操作功能。</w:t>
      </w:r>
      <w:r w:rsidR="008A27D6">
        <w:rPr>
          <w:rFonts w:hint="eastAsia"/>
        </w:rPr>
        <w:t>在程序运行过程中，后台代码会自动进行数据库连接、</w:t>
      </w:r>
      <w:r>
        <w:t>SQL</w:t>
      </w:r>
      <w:r w:rsidR="003244A8">
        <w:rPr>
          <w:rFonts w:hint="eastAsia"/>
        </w:rPr>
        <w:t>语句建立，并执行</w:t>
      </w:r>
      <w:r>
        <w:t>SQL</w:t>
      </w:r>
      <w:r w:rsidR="003244A8">
        <w:rPr>
          <w:rFonts w:hint="eastAsia"/>
        </w:rPr>
        <w:t>语句</w:t>
      </w:r>
      <w:r>
        <w:rPr>
          <w:rFonts w:hint="eastAsia"/>
        </w:rPr>
        <w:t>。</w:t>
      </w:r>
    </w:p>
    <w:p w14:paraId="07CE32AD" w14:textId="77777777" w:rsidR="004A3198" w:rsidRDefault="006225F2">
      <w:pPr>
        <w:ind w:firstLine="482"/>
        <w:rPr>
          <w:b/>
        </w:rPr>
      </w:pPr>
      <w:r>
        <w:rPr>
          <w:rFonts w:hint="eastAsia"/>
          <w:b/>
        </w:rPr>
        <w:t>6</w:t>
      </w:r>
      <w:r>
        <w:rPr>
          <w:rFonts w:hint="eastAsia"/>
          <w:b/>
        </w:rPr>
        <w:t>）</w:t>
      </w:r>
      <w:bookmarkStart w:id="50" w:name="OLE_LINK31"/>
      <w:bookmarkStart w:id="51" w:name="OLE_LINK32"/>
      <w:r>
        <w:rPr>
          <w:rFonts w:hint="eastAsia"/>
          <w:b/>
        </w:rPr>
        <w:t>数据库查看</w:t>
      </w:r>
      <w:bookmarkEnd w:id="50"/>
      <w:bookmarkEnd w:id="51"/>
      <w:r>
        <w:rPr>
          <w:rFonts w:hint="eastAsia"/>
          <w:b/>
          <w:kern w:val="0"/>
        </w:rPr>
        <w:t>功能</w:t>
      </w:r>
    </w:p>
    <w:p w14:paraId="0C7AD14C" w14:textId="77777777" w:rsidR="004A3198" w:rsidRDefault="006225F2">
      <w:pPr>
        <w:ind w:firstLine="480"/>
      </w:pPr>
      <w:r>
        <w:rPr>
          <w:rFonts w:hint="eastAsia"/>
        </w:rPr>
        <w:t>在数据库查看模块中，提供多种查看方式，可以按主键查看，也可以</w:t>
      </w:r>
      <w:proofErr w:type="gramStart"/>
      <w:r>
        <w:rPr>
          <w:rFonts w:hint="eastAsia"/>
        </w:rPr>
        <w:t>查看按特定列进行</w:t>
      </w:r>
      <w:proofErr w:type="gramEnd"/>
      <w:r>
        <w:rPr>
          <w:rFonts w:hint="eastAsia"/>
        </w:rPr>
        <w:t>查询，查询结果可以单条显示，也可分页显示，同时还支持查询所有数据操作，在使用任一操作时，用户只需使用一条语句，调用封装好的增加数据操作功能，在程序运行过程中，后台代码会自动进行数据库连接，</w:t>
      </w:r>
      <w:r>
        <w:t>SQL</w:t>
      </w:r>
      <w:r>
        <w:rPr>
          <w:rFonts w:hint="eastAsia"/>
        </w:rPr>
        <w:t>语句建立，并对</w:t>
      </w:r>
      <w:r>
        <w:t>SQL</w:t>
      </w:r>
      <w:r>
        <w:rPr>
          <w:rFonts w:hint="eastAsia"/>
        </w:rPr>
        <w:t>语句执行的过程。</w:t>
      </w:r>
    </w:p>
    <w:p w14:paraId="5EBBF7CC" w14:textId="77777777" w:rsidR="004A3198" w:rsidRDefault="006225F2">
      <w:pPr>
        <w:ind w:firstLine="482"/>
      </w:pPr>
      <w:r>
        <w:rPr>
          <w:rFonts w:hint="eastAsia"/>
          <w:b/>
        </w:rPr>
        <w:t>7</w:t>
      </w:r>
      <w:r>
        <w:rPr>
          <w:rFonts w:hint="eastAsia"/>
          <w:b/>
        </w:rPr>
        <w:t>）</w:t>
      </w:r>
      <w:bookmarkStart w:id="52" w:name="OLE_LINK33"/>
      <w:bookmarkStart w:id="53" w:name="OLE_LINK34"/>
      <w:r>
        <w:rPr>
          <w:rFonts w:hint="eastAsia"/>
          <w:b/>
        </w:rPr>
        <w:t>请求响应</w:t>
      </w:r>
      <w:bookmarkEnd w:id="52"/>
      <w:bookmarkEnd w:id="53"/>
      <w:r>
        <w:rPr>
          <w:rFonts w:hint="eastAsia"/>
          <w:b/>
          <w:kern w:val="0"/>
        </w:rPr>
        <w:t>功能</w:t>
      </w:r>
    </w:p>
    <w:p w14:paraId="6C1E26DF" w14:textId="77777777" w:rsidR="004A3198" w:rsidRDefault="006225F2">
      <w:pPr>
        <w:ind w:firstLine="480"/>
      </w:pPr>
      <w:r>
        <w:rPr>
          <w:rFonts w:hint="eastAsia"/>
        </w:rPr>
        <w:t>在浏览器向系统发送</w:t>
      </w:r>
      <w:bookmarkStart w:id="54" w:name="OLE_LINK7"/>
      <w:bookmarkStart w:id="55" w:name="OLE_LINK6"/>
      <w:r>
        <w:rPr>
          <w:rFonts w:hint="eastAsia"/>
        </w:rPr>
        <w:t>http</w:t>
      </w:r>
      <w:bookmarkEnd w:id="54"/>
      <w:bookmarkEnd w:id="55"/>
      <w:r>
        <w:rPr>
          <w:rFonts w:hint="eastAsia"/>
        </w:rPr>
        <w:t>请求，系统在接收到浏览器的请求后，寻找匹配的路由，找到路由后，进行相应操作，浏览器在接收到系统的相应之后获取响应的数据，并加载数据用于显示。</w:t>
      </w:r>
    </w:p>
    <w:p w14:paraId="5BC62A14" w14:textId="77777777" w:rsidR="004A3198" w:rsidRDefault="006225F2">
      <w:pPr>
        <w:ind w:firstLine="482"/>
      </w:pPr>
      <w:r>
        <w:rPr>
          <w:rFonts w:hint="eastAsia"/>
          <w:b/>
        </w:rPr>
        <w:t>8</w:t>
      </w:r>
      <w:r>
        <w:rPr>
          <w:rFonts w:hint="eastAsia"/>
          <w:b/>
        </w:rPr>
        <w:t>）</w:t>
      </w:r>
      <w:bookmarkStart w:id="56" w:name="OLE_LINK35"/>
      <w:bookmarkStart w:id="57" w:name="OLE_LINK36"/>
      <w:r>
        <w:rPr>
          <w:rFonts w:hint="eastAsia"/>
          <w:b/>
        </w:rPr>
        <w:t>拦截</w:t>
      </w:r>
      <w:bookmarkEnd w:id="56"/>
      <w:bookmarkEnd w:id="57"/>
      <w:r>
        <w:rPr>
          <w:rFonts w:hint="eastAsia"/>
          <w:b/>
        </w:rPr>
        <w:t>请求</w:t>
      </w:r>
      <w:r>
        <w:rPr>
          <w:rFonts w:hint="eastAsia"/>
          <w:b/>
          <w:kern w:val="0"/>
        </w:rPr>
        <w:t>功能</w:t>
      </w:r>
    </w:p>
    <w:p w14:paraId="5C491EDA" w14:textId="77777777" w:rsidR="004A3198" w:rsidRDefault="006225F2">
      <w:pPr>
        <w:ind w:firstLine="480"/>
      </w:pPr>
      <w:r>
        <w:rPr>
          <w:rFonts w:hint="eastAsia"/>
        </w:rPr>
        <w:t>拦截请求用于拦截部分不符合要求的请求。在请求被处理之前，对请求进行过滤，从而达到增强安全性、减少代码冗余的目的，方便开发人员编写的功能。</w:t>
      </w:r>
    </w:p>
    <w:p w14:paraId="7C316603" w14:textId="77777777" w:rsidR="004A3198" w:rsidRDefault="006225F2">
      <w:pPr>
        <w:pStyle w:val="2"/>
      </w:pPr>
      <w:bookmarkStart w:id="58" w:name="_Toc480753592"/>
      <w:r>
        <w:rPr>
          <w:rFonts w:hint="eastAsia"/>
        </w:rPr>
        <w:t xml:space="preserve">3.3 </w:t>
      </w:r>
      <w:commentRangeStart w:id="59"/>
      <w:r>
        <w:rPr>
          <w:rFonts w:hint="eastAsia"/>
        </w:rPr>
        <w:t>用例图建模</w:t>
      </w:r>
      <w:bookmarkEnd w:id="58"/>
      <w:commentRangeEnd w:id="59"/>
      <w:r w:rsidR="009906E3">
        <w:rPr>
          <w:rStyle w:val="af0"/>
          <w:rFonts w:cstheme="minorBidi"/>
          <w:b w:val="0"/>
          <w:bCs w:val="0"/>
        </w:rPr>
        <w:commentReference w:id="59"/>
      </w:r>
    </w:p>
    <w:p w14:paraId="0E23729C" w14:textId="77777777" w:rsidR="004A3198" w:rsidRDefault="006225F2">
      <w:pPr>
        <w:ind w:firstLine="480"/>
      </w:pPr>
      <w:r>
        <w:rPr>
          <w:rFonts w:hint="eastAsia"/>
        </w:rPr>
        <w:t>1</w:t>
      </w:r>
      <w:r>
        <w:rPr>
          <w:rFonts w:hint="eastAsia"/>
        </w:rPr>
        <w:t>）参与者分析</w:t>
      </w:r>
    </w:p>
    <w:p w14:paraId="00F08558" w14:textId="77777777" w:rsidR="004A3198" w:rsidRDefault="006225F2">
      <w:pPr>
        <w:ind w:firstLine="480"/>
      </w:pPr>
      <w:r>
        <w:rPr>
          <w:rFonts w:hint="eastAsia"/>
        </w:rPr>
        <w:t>对于</w:t>
      </w:r>
      <w:r>
        <w:t>Blade</w:t>
      </w:r>
      <w:r>
        <w:rPr>
          <w:rFonts w:hint="eastAsia"/>
        </w:rPr>
        <w:t>框架来说，核心的用户首先是开发人员，因为框架本身的特点和</w:t>
      </w:r>
      <w:r w:rsidR="00C82875">
        <w:rPr>
          <w:rFonts w:hint="eastAsia"/>
        </w:rPr>
        <w:t>样式</w:t>
      </w:r>
      <w:r>
        <w:rPr>
          <w:rFonts w:hint="eastAsia"/>
        </w:rPr>
        <w:t>只有开发人员才能看见，而对浏览网页的用户透明。另外，对于</w:t>
      </w:r>
      <w:proofErr w:type="spellStart"/>
      <w:r>
        <w:rPr>
          <w:rFonts w:hint="eastAsia"/>
        </w:rPr>
        <w:t>JavaWeb</w:t>
      </w:r>
      <w:proofErr w:type="spellEnd"/>
      <w:r>
        <w:rPr>
          <w:rFonts w:hint="eastAsia"/>
        </w:rPr>
        <w:t>框架，浏览器或其他类浏览器的组件（比如能够发送请求的终端），则是另外一个参与者，用于交互发送请求和接受响应。</w:t>
      </w:r>
    </w:p>
    <w:p w14:paraId="26383D10" w14:textId="77777777" w:rsidR="004A3198" w:rsidRDefault="006225F2">
      <w:pPr>
        <w:ind w:firstLine="480"/>
      </w:pPr>
      <w:r>
        <w:rPr>
          <w:rFonts w:hint="eastAsia"/>
        </w:rPr>
        <w:t>2</w:t>
      </w:r>
      <w:r>
        <w:rPr>
          <w:rFonts w:hint="eastAsia"/>
        </w:rPr>
        <w:t>）用例图绘制</w:t>
      </w:r>
    </w:p>
    <w:p w14:paraId="568B5C37" w14:textId="77777777" w:rsidR="004A3198" w:rsidRDefault="001566D9">
      <w:pPr>
        <w:ind w:firstLine="480"/>
      </w:pPr>
      <w:r>
        <w:rPr>
          <w:rFonts w:hint="eastAsia"/>
        </w:rPr>
        <w:t>根据参与者、功能分析，绘制用例图如图</w:t>
      </w:r>
      <w:r>
        <w:rPr>
          <w:rFonts w:hint="eastAsia"/>
        </w:rPr>
        <w:t>4</w:t>
      </w:r>
      <w:r>
        <w:rPr>
          <w:rFonts w:hint="eastAsia"/>
        </w:rPr>
        <w:t>所示。</w:t>
      </w:r>
    </w:p>
    <w:p w14:paraId="3B5D814F" w14:textId="77777777" w:rsidR="004A3198" w:rsidRDefault="006225F2" w:rsidP="00820FDE">
      <w:pPr>
        <w:pStyle w:val="ad"/>
        <w:jc w:val="both"/>
      </w:pPr>
      <w:r>
        <w:rPr>
          <w:noProof/>
        </w:rPr>
        <w:lastRenderedPageBreak/>
        <w:drawing>
          <wp:inline distT="0" distB="0" distL="0" distR="0" wp14:anchorId="0F1FD16B" wp14:editId="52B1AA18">
            <wp:extent cx="5274310" cy="3096895"/>
            <wp:effectExtent l="0" t="0" r="889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5"/>
                    <a:stretch>
                      <a:fillRect/>
                    </a:stretch>
                  </pic:blipFill>
                  <pic:spPr>
                    <a:xfrm>
                      <a:off x="0" y="0"/>
                      <a:ext cx="5274310" cy="3096895"/>
                    </a:xfrm>
                    <a:prstGeom prst="rect">
                      <a:avLst/>
                    </a:prstGeom>
                  </pic:spPr>
                </pic:pic>
              </a:graphicData>
            </a:graphic>
          </wp:inline>
        </w:drawing>
      </w:r>
    </w:p>
    <w:p w14:paraId="0D369542" w14:textId="77777777" w:rsidR="004A3198" w:rsidRDefault="006225F2">
      <w:pPr>
        <w:pStyle w:val="a3"/>
        <w:rPr>
          <w:color w:val="FF0000"/>
        </w:rPr>
      </w:pPr>
      <w:commentRangeStart w:id="6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4</w:t>
      </w:r>
      <w:r>
        <w:fldChar w:fldCharType="end"/>
      </w:r>
      <w:r>
        <w:rPr>
          <w:rFonts w:hint="eastAsia"/>
        </w:rPr>
        <w:t xml:space="preserve"> </w:t>
      </w:r>
      <w:r>
        <w:rPr>
          <w:rFonts w:hint="eastAsia"/>
        </w:rPr>
        <w:t>用例图</w:t>
      </w:r>
      <w:commentRangeEnd w:id="60"/>
      <w:r w:rsidR="00304294">
        <w:rPr>
          <w:rStyle w:val="af0"/>
          <w:rFonts w:cstheme="minorBidi"/>
        </w:rPr>
        <w:commentReference w:id="60"/>
      </w:r>
    </w:p>
    <w:p w14:paraId="0208CB7D" w14:textId="77777777" w:rsidR="004A3198" w:rsidRDefault="006225F2">
      <w:pPr>
        <w:pStyle w:val="2"/>
      </w:pPr>
      <w:bookmarkStart w:id="61" w:name="_Toc478140212"/>
      <w:bookmarkStart w:id="62" w:name="_Toc480753593"/>
      <w:r>
        <w:rPr>
          <w:rFonts w:hint="eastAsia"/>
        </w:rPr>
        <w:t xml:space="preserve">3.4 </w:t>
      </w:r>
      <w:r>
        <w:t xml:space="preserve">RUCM </w:t>
      </w:r>
      <w:r>
        <w:t>模型</w:t>
      </w:r>
      <w:bookmarkEnd w:id="61"/>
      <w:bookmarkEnd w:id="62"/>
    </w:p>
    <w:p w14:paraId="26732AF7" w14:textId="77777777" w:rsidR="004A3198" w:rsidRDefault="006225F2">
      <w:pPr>
        <w:ind w:firstLine="480"/>
      </w:pPr>
      <w:r>
        <w:t xml:space="preserve">RUCM </w:t>
      </w:r>
      <w:r>
        <w:t>即限制性用例建模。它的目标是：</w:t>
      </w:r>
    </w:p>
    <w:p w14:paraId="2B44142F" w14:textId="77777777" w:rsidR="004A3198" w:rsidRDefault="006225F2">
      <w:pPr>
        <w:ind w:firstLine="480"/>
        <w:rPr>
          <w:rStyle w:val="fontstyle21"/>
          <w:rFonts w:hint="default"/>
        </w:rPr>
      </w:pPr>
      <w:r>
        <w:rPr>
          <w:rStyle w:val="fontstyle31"/>
        </w:rPr>
        <w:t>1</w:t>
      </w:r>
      <w:r>
        <w:rPr>
          <w:rStyle w:val="fontstyle21"/>
          <w:rFonts w:hint="default"/>
        </w:rPr>
        <w:t xml:space="preserve">）使 </w:t>
      </w:r>
      <w:r>
        <w:rPr>
          <w:rStyle w:val="fontstyle31"/>
        </w:rPr>
        <w:t xml:space="preserve">UCMs </w:t>
      </w:r>
      <w:r>
        <w:rPr>
          <w:rStyle w:val="fontstyle21"/>
          <w:rFonts w:hint="default"/>
        </w:rPr>
        <w:t>更加可理解并且更精确。</w:t>
      </w:r>
    </w:p>
    <w:p w14:paraId="6DC7205E" w14:textId="1B8F37C8" w:rsidR="004A3198" w:rsidRDefault="006225F2">
      <w:pPr>
        <w:ind w:firstLine="480"/>
        <w:rPr>
          <w:rStyle w:val="fontstyle21"/>
          <w:rFonts w:hint="default"/>
        </w:rPr>
      </w:pPr>
      <w:r>
        <w:rPr>
          <w:rStyle w:val="fontstyle31"/>
        </w:rPr>
        <w:t>2</w:t>
      </w:r>
      <w:r w:rsidR="00C86E65">
        <w:rPr>
          <w:rStyle w:val="fontstyle21"/>
          <w:rFonts w:hint="default"/>
        </w:rPr>
        <w:t>）</w:t>
      </w:r>
      <w:r>
        <w:rPr>
          <w:rStyle w:val="fontstyle21"/>
          <w:rFonts w:hint="default"/>
        </w:rPr>
        <w:t xml:space="preserve">从 </w:t>
      </w:r>
      <w:r>
        <w:rPr>
          <w:rStyle w:val="fontstyle31"/>
        </w:rPr>
        <w:t xml:space="preserve">UCMs </w:t>
      </w:r>
      <w:r>
        <w:rPr>
          <w:rStyle w:val="fontstyle21"/>
          <w:rFonts w:hint="default"/>
        </w:rPr>
        <w:t>自动生成分析模型。</w:t>
      </w:r>
    </w:p>
    <w:p w14:paraId="0B31B96D" w14:textId="7ADCDDC4" w:rsidR="004A3198" w:rsidRDefault="006225F2">
      <w:pPr>
        <w:ind w:firstLine="480"/>
        <w:rPr>
          <w:rStyle w:val="fontstyle21"/>
          <w:rFonts w:hint="default"/>
        </w:rPr>
      </w:pPr>
      <w:r>
        <w:rPr>
          <w:rStyle w:val="fontstyle31"/>
        </w:rPr>
        <w:t xml:space="preserve">RUCM </w:t>
      </w:r>
      <w:r w:rsidR="0025646D">
        <w:rPr>
          <w:rStyle w:val="fontstyle21"/>
          <w:rFonts w:hint="default"/>
        </w:rPr>
        <w:t>由</w:t>
      </w:r>
      <w:r>
        <w:rPr>
          <w:rStyle w:val="fontstyle21"/>
          <w:rFonts w:hint="default"/>
        </w:rPr>
        <w:t>以下两部分组成：</w:t>
      </w:r>
    </w:p>
    <w:p w14:paraId="0DA34711" w14:textId="1B9DDCFE" w:rsidR="004A3198" w:rsidRDefault="006225F2">
      <w:pPr>
        <w:ind w:firstLine="480"/>
        <w:rPr>
          <w:rStyle w:val="fontstyle21"/>
          <w:rFonts w:hint="default"/>
        </w:rPr>
      </w:pPr>
      <w:r>
        <w:rPr>
          <w:rStyle w:val="fontstyle31"/>
        </w:rPr>
        <w:t>1</w:t>
      </w:r>
      <w:r w:rsidR="000B2D95">
        <w:rPr>
          <w:rStyle w:val="fontstyle21"/>
          <w:rFonts w:hint="default"/>
        </w:rPr>
        <w:t>）</w:t>
      </w:r>
      <w:r>
        <w:rPr>
          <w:rStyle w:val="fontstyle21"/>
          <w:rFonts w:hint="default"/>
        </w:rPr>
        <w:t xml:space="preserve">一个用于系统组织 </w:t>
      </w:r>
      <w:r>
        <w:rPr>
          <w:rStyle w:val="fontstyle31"/>
        </w:rPr>
        <w:t xml:space="preserve">UCSs </w:t>
      </w:r>
      <w:r>
        <w:rPr>
          <w:rStyle w:val="fontstyle21"/>
          <w:rFonts w:hint="default"/>
        </w:rPr>
        <w:t>的用例模板。</w:t>
      </w:r>
    </w:p>
    <w:p w14:paraId="4BEA210E" w14:textId="77777777" w:rsidR="004A3198" w:rsidRDefault="006225F2">
      <w:pPr>
        <w:ind w:firstLine="480"/>
        <w:rPr>
          <w:rStyle w:val="fontstyle21"/>
          <w:rFonts w:hint="default"/>
        </w:rPr>
      </w:pPr>
      <w:r>
        <w:rPr>
          <w:rStyle w:val="fontstyle31"/>
        </w:rPr>
        <w:t>2</w:t>
      </w:r>
      <w:r>
        <w:rPr>
          <w:rStyle w:val="fontstyle21"/>
          <w:rFonts w:hint="default"/>
        </w:rPr>
        <w:t xml:space="preserve">）限制用户写 </w:t>
      </w:r>
      <w:r>
        <w:rPr>
          <w:rStyle w:val="fontstyle31"/>
        </w:rPr>
        <w:t xml:space="preserve">UCSs </w:t>
      </w:r>
      <w:r>
        <w:rPr>
          <w:rStyle w:val="fontstyle21"/>
          <w:rFonts w:hint="default"/>
        </w:rPr>
        <w:t>的一系列规则。</w:t>
      </w:r>
    </w:p>
    <w:p w14:paraId="7002F3AB" w14:textId="77777777" w:rsidR="00F8495B" w:rsidRDefault="00F8495B">
      <w:pPr>
        <w:ind w:firstLine="480"/>
        <w:rPr>
          <w:rStyle w:val="fontstyle21"/>
          <w:rFonts w:hint="default"/>
        </w:rPr>
      </w:pPr>
      <w:r>
        <w:rPr>
          <w:rStyle w:val="fontstyle21"/>
          <w:rFonts w:hint="default"/>
        </w:rPr>
        <w:t>在对blade框架分析中，一共涉及到了8个用例，分别是IOC用例、配置用例、数据库增加用例、数据库删除用例、数据库修改用例、数据库查询用例、请求响应用例、拦截请求用例。</w:t>
      </w:r>
    </w:p>
    <w:p w14:paraId="3C4AE24E" w14:textId="77777777" w:rsidR="004A3198" w:rsidRDefault="006225F2">
      <w:pPr>
        <w:ind w:firstLine="480"/>
        <w:rPr>
          <w:rStyle w:val="fontstyle21"/>
          <w:rFonts w:hint="default"/>
        </w:rPr>
      </w:pPr>
      <w:r>
        <w:rPr>
          <w:rStyle w:val="fontstyle21"/>
          <w:rFonts w:hint="default"/>
        </w:rPr>
        <w:t xml:space="preserve">通过 </w:t>
      </w:r>
      <w:r>
        <w:rPr>
          <w:rStyle w:val="fontstyle31"/>
        </w:rPr>
        <w:t xml:space="preserve">RUCM </w:t>
      </w:r>
      <w:r>
        <w:rPr>
          <w:rStyle w:val="fontstyle21"/>
          <w:rFonts w:hint="default"/>
        </w:rPr>
        <w:t>模型能够对用例进行规范的</w:t>
      </w:r>
      <w:r>
        <w:rPr>
          <w:rStyle w:val="fontstyle21"/>
          <w:rFonts w:ascii="Leelawadee UI" w:hAnsi="Leelawadee UI" w:cs="Leelawadee UI" w:hint="default"/>
        </w:rPr>
        <w:t>描</w:t>
      </w:r>
      <w:r>
        <w:rPr>
          <w:rStyle w:val="fontstyle21"/>
          <w:rFonts w:hint="default"/>
        </w:rPr>
        <w:t xml:space="preserve">述，接下来将使用 </w:t>
      </w:r>
      <w:r>
        <w:rPr>
          <w:rStyle w:val="fontstyle31"/>
        </w:rPr>
        <w:t xml:space="preserve">RUCM </w:t>
      </w:r>
      <w:r>
        <w:rPr>
          <w:rStyle w:val="fontstyle21"/>
          <w:rFonts w:hint="default"/>
        </w:rPr>
        <w:t>模型描述上述用例。</w:t>
      </w:r>
    </w:p>
    <w:p w14:paraId="1FD8957E" w14:textId="77777777" w:rsidR="004A3198" w:rsidRDefault="006225F2">
      <w:pPr>
        <w:ind w:firstLine="480"/>
        <w:rPr>
          <w:rStyle w:val="fontstyle21"/>
          <w:rFonts w:hint="default"/>
        </w:rPr>
      </w:pPr>
      <w:r>
        <w:rPr>
          <w:rFonts w:hint="eastAsia"/>
        </w:rPr>
        <w:t xml:space="preserve">1) </w:t>
      </w:r>
      <w:r>
        <w:t>IOC</w:t>
      </w:r>
      <w:r>
        <w:rPr>
          <w:rStyle w:val="fontstyle21"/>
          <w:rFonts w:hint="default"/>
        </w:rPr>
        <w:t>用例</w:t>
      </w:r>
    </w:p>
    <w:p w14:paraId="52EBBD5E" w14:textId="77777777" w:rsidR="004A3198" w:rsidRDefault="006225F2" w:rsidP="00EA20B8">
      <w:pPr>
        <w:ind w:firstLine="480"/>
        <w:rPr>
          <w:rStyle w:val="fontstyle21"/>
          <w:rFonts w:ascii="Times New Roman" w:hAnsi="Times New Roman" w:hint="default"/>
          <w:color w:val="auto"/>
          <w:szCs w:val="22"/>
        </w:rPr>
      </w:pPr>
      <w:r>
        <w:rPr>
          <w:rFonts w:hint="eastAsia"/>
        </w:rPr>
        <w:t>IOC</w:t>
      </w:r>
      <w:r>
        <w:rPr>
          <w:rFonts w:hint="eastAsia"/>
        </w:rPr>
        <w:t>是</w:t>
      </w:r>
      <w:r>
        <w:rPr>
          <w:rFonts w:hint="eastAsia"/>
        </w:rPr>
        <w:t>Blade</w:t>
      </w:r>
      <w:r>
        <w:rPr>
          <w:rFonts w:hint="eastAsia"/>
        </w:rPr>
        <w:t>提供的核心功能，其存在是有必要价值的。在</w:t>
      </w:r>
      <w:r>
        <w:rPr>
          <w:rFonts w:hint="eastAsia"/>
        </w:rPr>
        <w:t>Java Web</w:t>
      </w:r>
      <w:r>
        <w:rPr>
          <w:rFonts w:hint="eastAsia"/>
        </w:rPr>
        <w:t>开发盛行的当下，许多开源公司和项目都推出了专用的开发工具包以节省编程人员的开发时间，提高开发效率。但是对于繁复的工具类，如何有效的管理和控制各个对象成为一个挑战。在服务器上，内存和空间都极为有限，因此</w:t>
      </w:r>
      <w:r>
        <w:rPr>
          <w:rFonts w:hint="eastAsia"/>
        </w:rPr>
        <w:t>IOC</w:t>
      </w:r>
      <w:r>
        <w:rPr>
          <w:rFonts w:hint="eastAsia"/>
        </w:rPr>
        <w:t>可以作为一个有效的解决方案。在</w:t>
      </w:r>
      <w:r>
        <w:rPr>
          <w:rFonts w:hint="eastAsia"/>
        </w:rPr>
        <w:t>Blade</w:t>
      </w:r>
      <w:r>
        <w:rPr>
          <w:rFonts w:hint="eastAsia"/>
        </w:rPr>
        <w:t>中，所有的对象都可以交由</w:t>
      </w:r>
      <w:r>
        <w:rPr>
          <w:rFonts w:hint="eastAsia"/>
        </w:rPr>
        <w:t>IOC</w:t>
      </w:r>
      <w:r>
        <w:rPr>
          <w:rFonts w:hint="eastAsia"/>
        </w:rPr>
        <w:t>容器统一管理。用</w:t>
      </w:r>
      <w:r>
        <w:rPr>
          <w:rFonts w:hint="eastAsia"/>
        </w:rPr>
        <w:lastRenderedPageBreak/>
        <w:t>户只需要在一处声明，在使用的地方添加</w:t>
      </w:r>
      <w:r>
        <w:rPr>
          <w:rFonts w:hint="eastAsia"/>
        </w:rPr>
        <w:t>@Inject</w:t>
      </w:r>
      <w:r>
        <w:rPr>
          <w:rFonts w:hint="eastAsia"/>
        </w:rPr>
        <w:t>注解，系统自动将对应的对象从</w:t>
      </w:r>
      <w:r>
        <w:rPr>
          <w:rFonts w:hint="eastAsia"/>
        </w:rPr>
        <w:t>IOC</w:t>
      </w:r>
      <w:r>
        <w:rPr>
          <w:rFonts w:hint="eastAsia"/>
        </w:rPr>
        <w:t>容器中取出，并注入</w:t>
      </w:r>
      <w:r>
        <w:rPr>
          <w:rFonts w:hint="eastAsia"/>
        </w:rPr>
        <w:t>@Inject</w:t>
      </w:r>
      <w:r>
        <w:rPr>
          <w:rFonts w:hint="eastAsia"/>
        </w:rPr>
        <w:t>声明的字段索引中，而开发人员完全无需考虑何时新建资源和释放资源。建立</w:t>
      </w:r>
      <w:r>
        <w:rPr>
          <w:rFonts w:hint="eastAsia"/>
        </w:rPr>
        <w:t>RUCM</w:t>
      </w:r>
      <w:r>
        <w:rPr>
          <w:rFonts w:hint="eastAsia"/>
        </w:rPr>
        <w:t>模型如</w:t>
      </w:r>
      <w:r>
        <w:fldChar w:fldCharType="begin"/>
      </w:r>
      <w:r>
        <w:instrText xml:space="preserve"> </w:instrText>
      </w:r>
      <w:r>
        <w:rPr>
          <w:rFonts w:hint="eastAsia"/>
        </w:rPr>
        <w:instrText>REF _Ref479186163 \h</w:instrText>
      </w:r>
      <w:r>
        <w:instrText xml:space="preserve"> </w:instrText>
      </w:r>
      <w:r>
        <w:fldChar w:fldCharType="separate"/>
      </w:r>
      <w:r w:rsidR="00951D47">
        <w:rPr>
          <w:rFonts w:hint="eastAsia"/>
        </w:rPr>
        <w:t>图</w:t>
      </w:r>
      <w:r w:rsidR="00951D47">
        <w:rPr>
          <w:rFonts w:hint="eastAsia"/>
        </w:rPr>
        <w:t xml:space="preserve"> </w:t>
      </w:r>
      <w:r w:rsidR="00951D47">
        <w:rPr>
          <w:noProof/>
        </w:rPr>
        <w:t>5</w:t>
      </w:r>
      <w:r>
        <w:fldChar w:fldCharType="end"/>
      </w:r>
      <w:r>
        <w:rPr>
          <w:rFonts w:hint="eastAsia"/>
        </w:rPr>
        <w:t>所示。</w:t>
      </w:r>
    </w:p>
    <w:p w14:paraId="38CC9AA3" w14:textId="77777777" w:rsidR="004A3198" w:rsidRDefault="006225F2">
      <w:pPr>
        <w:pStyle w:val="ad"/>
        <w:keepNext/>
      </w:pPr>
      <w:r>
        <w:rPr>
          <w:noProof/>
        </w:rPr>
        <w:drawing>
          <wp:inline distT="0" distB="0" distL="0" distR="0" wp14:anchorId="04D74BB7" wp14:editId="52805BA9">
            <wp:extent cx="4962525" cy="71628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6"/>
                    <a:stretch>
                      <a:fillRect/>
                    </a:stretch>
                  </pic:blipFill>
                  <pic:spPr>
                    <a:xfrm>
                      <a:off x="0" y="0"/>
                      <a:ext cx="4962525" cy="7162800"/>
                    </a:xfrm>
                    <a:prstGeom prst="rect">
                      <a:avLst/>
                    </a:prstGeom>
                  </pic:spPr>
                </pic:pic>
              </a:graphicData>
            </a:graphic>
          </wp:inline>
        </w:drawing>
      </w:r>
    </w:p>
    <w:p w14:paraId="1C5530BD" w14:textId="77777777" w:rsidR="004A3198" w:rsidRDefault="006225F2">
      <w:pPr>
        <w:pStyle w:val="a3"/>
      </w:pPr>
      <w:bookmarkStart w:id="63" w:name="_Ref479186163"/>
      <w:commentRangeStart w:id="6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5</w:t>
      </w:r>
      <w:r>
        <w:fldChar w:fldCharType="end"/>
      </w:r>
      <w:bookmarkEnd w:id="63"/>
      <w:r>
        <w:rPr>
          <w:rFonts w:hint="eastAsia"/>
        </w:rPr>
        <w:t xml:space="preserve"> IOC</w:t>
      </w:r>
      <w:r>
        <w:rPr>
          <w:rFonts w:hint="eastAsia"/>
        </w:rPr>
        <w:t>用例</w:t>
      </w:r>
      <w:r>
        <w:rPr>
          <w:rFonts w:hint="eastAsia"/>
        </w:rPr>
        <w:t>RUCM</w:t>
      </w:r>
      <w:r>
        <w:rPr>
          <w:rFonts w:hint="eastAsia"/>
        </w:rPr>
        <w:t>模型</w:t>
      </w:r>
      <w:commentRangeEnd w:id="64"/>
      <w:r w:rsidR="001C0CDA">
        <w:rPr>
          <w:rStyle w:val="af0"/>
          <w:rFonts w:cstheme="minorBidi"/>
        </w:rPr>
        <w:commentReference w:id="64"/>
      </w:r>
    </w:p>
    <w:p w14:paraId="0B3B8E1E" w14:textId="77777777" w:rsidR="004A3198" w:rsidRDefault="006225F2">
      <w:pPr>
        <w:spacing w:line="240" w:lineRule="auto"/>
        <w:ind w:left="480" w:firstLineChars="0" w:firstLine="0"/>
      </w:pPr>
      <w:r>
        <w:rPr>
          <w:rFonts w:hint="eastAsia"/>
        </w:rPr>
        <w:t>2</w:t>
      </w:r>
      <w:r>
        <w:rPr>
          <w:rFonts w:hint="eastAsia"/>
        </w:rPr>
        <w:t>）配置</w:t>
      </w:r>
    </w:p>
    <w:p w14:paraId="06C7C502" w14:textId="77777777" w:rsidR="004A3198" w:rsidRDefault="006225F2">
      <w:pPr>
        <w:pStyle w:val="ad"/>
        <w:keepNext/>
      </w:pPr>
      <w:r>
        <w:rPr>
          <w:noProof/>
        </w:rPr>
        <w:lastRenderedPageBreak/>
        <w:drawing>
          <wp:inline distT="0" distB="0" distL="0" distR="0" wp14:anchorId="2149345E" wp14:editId="106AC90D">
            <wp:extent cx="5229225" cy="53435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7"/>
                    <a:stretch>
                      <a:fillRect/>
                    </a:stretch>
                  </pic:blipFill>
                  <pic:spPr>
                    <a:xfrm>
                      <a:off x="0" y="0"/>
                      <a:ext cx="5229225" cy="5343525"/>
                    </a:xfrm>
                    <a:prstGeom prst="rect">
                      <a:avLst/>
                    </a:prstGeom>
                  </pic:spPr>
                </pic:pic>
              </a:graphicData>
            </a:graphic>
          </wp:inline>
        </w:drawing>
      </w:r>
    </w:p>
    <w:p w14:paraId="38DD825E"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6</w:t>
      </w:r>
      <w:r>
        <w:fldChar w:fldCharType="end"/>
      </w:r>
      <w:r>
        <w:rPr>
          <w:rFonts w:hint="eastAsia"/>
        </w:rPr>
        <w:t xml:space="preserve"> </w:t>
      </w:r>
      <w:r>
        <w:rPr>
          <w:rFonts w:hint="eastAsia"/>
        </w:rPr>
        <w:t>配置用例</w:t>
      </w:r>
      <w:r>
        <w:rPr>
          <w:rFonts w:hint="eastAsia"/>
        </w:rPr>
        <w:t>RUCM</w:t>
      </w:r>
      <w:r>
        <w:rPr>
          <w:rFonts w:hint="eastAsia"/>
        </w:rPr>
        <w:t>模型</w:t>
      </w:r>
    </w:p>
    <w:p w14:paraId="24DF232C" w14:textId="77777777" w:rsidR="004A3198" w:rsidRDefault="006225F2">
      <w:pPr>
        <w:spacing w:line="240" w:lineRule="auto"/>
        <w:ind w:left="480" w:firstLineChars="0" w:firstLine="0"/>
      </w:pPr>
      <w:r>
        <w:rPr>
          <w:rFonts w:hint="eastAsia"/>
        </w:rPr>
        <w:t>3</w:t>
      </w:r>
      <w:r>
        <w:rPr>
          <w:rFonts w:hint="eastAsia"/>
        </w:rPr>
        <w:t>）数据库增加</w:t>
      </w:r>
    </w:p>
    <w:p w14:paraId="1F550C5A" w14:textId="77777777" w:rsidR="004A3198" w:rsidRDefault="006225F2">
      <w:pPr>
        <w:pStyle w:val="ad"/>
        <w:keepNext/>
      </w:pPr>
      <w:r>
        <w:rPr>
          <w:noProof/>
        </w:rPr>
        <w:lastRenderedPageBreak/>
        <w:drawing>
          <wp:inline distT="0" distB="0" distL="0" distR="0" wp14:anchorId="6BAFB576" wp14:editId="4ED1637B">
            <wp:extent cx="5274310" cy="66890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8"/>
                    <a:stretch>
                      <a:fillRect/>
                    </a:stretch>
                  </pic:blipFill>
                  <pic:spPr>
                    <a:xfrm>
                      <a:off x="0" y="0"/>
                      <a:ext cx="5274310" cy="6689090"/>
                    </a:xfrm>
                    <a:prstGeom prst="rect">
                      <a:avLst/>
                    </a:prstGeom>
                  </pic:spPr>
                </pic:pic>
              </a:graphicData>
            </a:graphic>
          </wp:inline>
        </w:drawing>
      </w:r>
    </w:p>
    <w:p w14:paraId="1CC7A978"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7</w:t>
      </w:r>
      <w:r>
        <w:fldChar w:fldCharType="end"/>
      </w:r>
      <w:r>
        <w:rPr>
          <w:rFonts w:hint="eastAsia"/>
        </w:rPr>
        <w:t xml:space="preserve"> </w:t>
      </w:r>
      <w:r>
        <w:rPr>
          <w:rFonts w:hint="eastAsia"/>
        </w:rPr>
        <w:t>数据库增加</w:t>
      </w:r>
      <w:r>
        <w:rPr>
          <w:rFonts w:hint="eastAsia"/>
        </w:rPr>
        <w:t>RUCM</w:t>
      </w:r>
    </w:p>
    <w:p w14:paraId="32BD3317" w14:textId="77777777" w:rsidR="004A3198" w:rsidRDefault="006225F2">
      <w:pPr>
        <w:spacing w:line="240" w:lineRule="auto"/>
        <w:ind w:left="480" w:firstLineChars="0" w:firstLine="0"/>
      </w:pPr>
      <w:r>
        <w:rPr>
          <w:rFonts w:hint="eastAsia"/>
        </w:rPr>
        <w:t>4</w:t>
      </w:r>
      <w:r>
        <w:rPr>
          <w:rFonts w:hint="eastAsia"/>
        </w:rPr>
        <w:t>）数据库删除</w:t>
      </w:r>
    </w:p>
    <w:p w14:paraId="1F5DD2AC" w14:textId="77777777" w:rsidR="004A3198" w:rsidRDefault="006225F2">
      <w:pPr>
        <w:pStyle w:val="ad"/>
        <w:keepNext/>
      </w:pPr>
      <w:r>
        <w:rPr>
          <w:noProof/>
        </w:rPr>
        <w:lastRenderedPageBreak/>
        <w:drawing>
          <wp:inline distT="0" distB="0" distL="0" distR="0" wp14:anchorId="51E24A03" wp14:editId="713E373E">
            <wp:extent cx="5274310" cy="59505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9"/>
                    <a:stretch>
                      <a:fillRect/>
                    </a:stretch>
                  </pic:blipFill>
                  <pic:spPr>
                    <a:xfrm>
                      <a:off x="0" y="0"/>
                      <a:ext cx="5274310" cy="5950585"/>
                    </a:xfrm>
                    <a:prstGeom prst="rect">
                      <a:avLst/>
                    </a:prstGeom>
                  </pic:spPr>
                </pic:pic>
              </a:graphicData>
            </a:graphic>
          </wp:inline>
        </w:drawing>
      </w:r>
    </w:p>
    <w:p w14:paraId="6D67D7BD" w14:textId="77777777" w:rsidR="004A3198" w:rsidRDefault="006225F2">
      <w:pPr>
        <w:pStyle w:val="a3"/>
      </w:pPr>
      <w:commentRangeStart w:id="6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8</w:t>
      </w:r>
      <w:r>
        <w:fldChar w:fldCharType="end"/>
      </w:r>
      <w:r>
        <w:rPr>
          <w:rFonts w:hint="eastAsia"/>
        </w:rPr>
        <w:t xml:space="preserve"> </w:t>
      </w:r>
      <w:r>
        <w:rPr>
          <w:rFonts w:hint="eastAsia"/>
        </w:rPr>
        <w:t>数据库删除用例</w:t>
      </w:r>
      <w:r>
        <w:rPr>
          <w:rFonts w:hint="eastAsia"/>
        </w:rPr>
        <w:t>RUCM</w:t>
      </w:r>
      <w:r>
        <w:rPr>
          <w:rFonts w:hint="eastAsia"/>
        </w:rPr>
        <w:t>模型</w:t>
      </w:r>
      <w:commentRangeEnd w:id="65"/>
      <w:r w:rsidR="00304294">
        <w:rPr>
          <w:rStyle w:val="af0"/>
          <w:rFonts w:cstheme="minorBidi"/>
        </w:rPr>
        <w:commentReference w:id="65"/>
      </w:r>
    </w:p>
    <w:p w14:paraId="43CC63E6" w14:textId="77777777" w:rsidR="004A3198" w:rsidRDefault="006225F2">
      <w:pPr>
        <w:spacing w:line="240" w:lineRule="auto"/>
        <w:ind w:left="480" w:firstLineChars="0" w:firstLine="0"/>
      </w:pPr>
      <w:r>
        <w:rPr>
          <w:rFonts w:hint="eastAsia"/>
        </w:rPr>
        <w:t>5</w:t>
      </w:r>
      <w:r>
        <w:rPr>
          <w:rFonts w:hint="eastAsia"/>
        </w:rPr>
        <w:t>）数据库查询</w:t>
      </w:r>
    </w:p>
    <w:p w14:paraId="13213A4F" w14:textId="77777777" w:rsidR="004A3198" w:rsidRDefault="006225F2">
      <w:pPr>
        <w:pStyle w:val="ad"/>
        <w:keepNext/>
      </w:pPr>
      <w:r>
        <w:rPr>
          <w:noProof/>
        </w:rPr>
        <w:lastRenderedPageBreak/>
        <w:drawing>
          <wp:inline distT="0" distB="0" distL="0" distR="0" wp14:anchorId="7ADA43C6" wp14:editId="226705AF">
            <wp:extent cx="5274310" cy="432308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0"/>
                    <a:stretch>
                      <a:fillRect/>
                    </a:stretch>
                  </pic:blipFill>
                  <pic:spPr>
                    <a:xfrm>
                      <a:off x="0" y="0"/>
                      <a:ext cx="5274310" cy="4323080"/>
                    </a:xfrm>
                    <a:prstGeom prst="rect">
                      <a:avLst/>
                    </a:prstGeom>
                  </pic:spPr>
                </pic:pic>
              </a:graphicData>
            </a:graphic>
          </wp:inline>
        </w:drawing>
      </w:r>
    </w:p>
    <w:p w14:paraId="7CC6B4AC"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9</w:t>
      </w:r>
      <w:r>
        <w:fldChar w:fldCharType="end"/>
      </w:r>
      <w:r>
        <w:rPr>
          <w:rFonts w:hint="eastAsia"/>
        </w:rPr>
        <w:t>数据库查询用例</w:t>
      </w:r>
      <w:r>
        <w:rPr>
          <w:rFonts w:hint="eastAsia"/>
        </w:rPr>
        <w:t>RUCM</w:t>
      </w:r>
      <w:r>
        <w:rPr>
          <w:rFonts w:hint="eastAsia"/>
        </w:rPr>
        <w:t>模型</w:t>
      </w:r>
    </w:p>
    <w:p w14:paraId="6E0E31BA" w14:textId="77777777" w:rsidR="004A3198" w:rsidRDefault="006225F2">
      <w:pPr>
        <w:spacing w:line="240" w:lineRule="auto"/>
        <w:ind w:left="480" w:firstLineChars="0" w:firstLine="0"/>
      </w:pPr>
      <w:r>
        <w:rPr>
          <w:rFonts w:hint="eastAsia"/>
        </w:rPr>
        <w:t>6</w:t>
      </w:r>
      <w:r>
        <w:rPr>
          <w:rFonts w:hint="eastAsia"/>
        </w:rPr>
        <w:t>）数据库修改</w:t>
      </w:r>
    </w:p>
    <w:p w14:paraId="3196A787" w14:textId="77777777" w:rsidR="004A3198" w:rsidRDefault="006225F2">
      <w:pPr>
        <w:pStyle w:val="ad"/>
        <w:keepNext/>
      </w:pPr>
      <w:r>
        <w:rPr>
          <w:noProof/>
        </w:rPr>
        <w:lastRenderedPageBreak/>
        <w:drawing>
          <wp:inline distT="0" distB="0" distL="0" distR="0" wp14:anchorId="6551BCB3" wp14:editId="0BC10CBA">
            <wp:extent cx="5274310" cy="70967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1"/>
                    <a:stretch>
                      <a:fillRect/>
                    </a:stretch>
                  </pic:blipFill>
                  <pic:spPr>
                    <a:xfrm>
                      <a:off x="0" y="0"/>
                      <a:ext cx="5274310" cy="7096760"/>
                    </a:xfrm>
                    <a:prstGeom prst="rect">
                      <a:avLst/>
                    </a:prstGeom>
                  </pic:spPr>
                </pic:pic>
              </a:graphicData>
            </a:graphic>
          </wp:inline>
        </w:drawing>
      </w:r>
    </w:p>
    <w:p w14:paraId="7BA5C2BA"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10</w:t>
      </w:r>
      <w:r>
        <w:fldChar w:fldCharType="end"/>
      </w:r>
      <w:r>
        <w:rPr>
          <w:rFonts w:hint="eastAsia"/>
        </w:rPr>
        <w:t xml:space="preserve"> </w:t>
      </w:r>
      <w:r>
        <w:rPr>
          <w:rFonts w:hint="eastAsia"/>
        </w:rPr>
        <w:t>数据库修改用例</w:t>
      </w:r>
      <w:r>
        <w:rPr>
          <w:rFonts w:hint="eastAsia"/>
        </w:rPr>
        <w:t>RUCM</w:t>
      </w:r>
      <w:r>
        <w:t xml:space="preserve"> </w:t>
      </w:r>
      <w:r>
        <w:rPr>
          <w:rFonts w:hint="eastAsia"/>
        </w:rPr>
        <w:t>模型</w:t>
      </w:r>
    </w:p>
    <w:p w14:paraId="212C4DDC" w14:textId="77777777" w:rsidR="004A3198" w:rsidRDefault="006225F2">
      <w:pPr>
        <w:spacing w:line="240" w:lineRule="auto"/>
        <w:ind w:left="480" w:firstLineChars="0" w:firstLine="0"/>
      </w:pPr>
      <w:r>
        <w:rPr>
          <w:rFonts w:hint="eastAsia"/>
        </w:rPr>
        <w:t>7</w:t>
      </w:r>
      <w:r>
        <w:rPr>
          <w:rFonts w:hint="eastAsia"/>
        </w:rPr>
        <w:t>）请求响应</w:t>
      </w:r>
    </w:p>
    <w:p w14:paraId="3BB3C72A" w14:textId="77777777" w:rsidR="004A3198" w:rsidRDefault="006225F2">
      <w:pPr>
        <w:pStyle w:val="ad"/>
        <w:keepNext/>
      </w:pPr>
      <w:r>
        <w:rPr>
          <w:noProof/>
        </w:rPr>
        <w:lastRenderedPageBreak/>
        <w:drawing>
          <wp:inline distT="0" distB="0" distL="0" distR="0" wp14:anchorId="0811EC0D" wp14:editId="32997635">
            <wp:extent cx="5274310" cy="66116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2"/>
                    <a:stretch>
                      <a:fillRect/>
                    </a:stretch>
                  </pic:blipFill>
                  <pic:spPr>
                    <a:xfrm>
                      <a:off x="0" y="0"/>
                      <a:ext cx="5274310" cy="6611620"/>
                    </a:xfrm>
                    <a:prstGeom prst="rect">
                      <a:avLst/>
                    </a:prstGeom>
                  </pic:spPr>
                </pic:pic>
              </a:graphicData>
            </a:graphic>
          </wp:inline>
        </w:drawing>
      </w:r>
    </w:p>
    <w:p w14:paraId="7AEC72B7"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11</w:t>
      </w:r>
      <w:r>
        <w:fldChar w:fldCharType="end"/>
      </w:r>
      <w:r>
        <w:rPr>
          <w:rFonts w:hint="eastAsia"/>
        </w:rPr>
        <w:t xml:space="preserve"> </w:t>
      </w:r>
      <w:r>
        <w:rPr>
          <w:rFonts w:hint="eastAsia"/>
        </w:rPr>
        <w:t>请求响应用例</w:t>
      </w:r>
      <w:r>
        <w:rPr>
          <w:rFonts w:hint="eastAsia"/>
        </w:rPr>
        <w:t>RUCM</w:t>
      </w:r>
      <w:r>
        <w:rPr>
          <w:rFonts w:hint="eastAsia"/>
        </w:rPr>
        <w:t>模型</w:t>
      </w:r>
      <w:r>
        <w:rPr>
          <w:rFonts w:hint="eastAsia"/>
        </w:rPr>
        <w:t xml:space="preserve"> a</w:t>
      </w:r>
    </w:p>
    <w:p w14:paraId="5BF9DC3A" w14:textId="77777777" w:rsidR="004A3198" w:rsidRDefault="006225F2">
      <w:pPr>
        <w:pStyle w:val="ad"/>
        <w:keepNext/>
      </w:pPr>
      <w:r>
        <w:rPr>
          <w:noProof/>
        </w:rPr>
        <w:lastRenderedPageBreak/>
        <w:drawing>
          <wp:inline distT="0" distB="0" distL="0" distR="0" wp14:anchorId="44588DAB" wp14:editId="143FBEBA">
            <wp:extent cx="4362450" cy="31337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3"/>
                    <a:stretch>
                      <a:fillRect/>
                    </a:stretch>
                  </pic:blipFill>
                  <pic:spPr>
                    <a:xfrm>
                      <a:off x="0" y="0"/>
                      <a:ext cx="4362450" cy="3133725"/>
                    </a:xfrm>
                    <a:prstGeom prst="rect">
                      <a:avLst/>
                    </a:prstGeom>
                  </pic:spPr>
                </pic:pic>
              </a:graphicData>
            </a:graphic>
          </wp:inline>
        </w:drawing>
      </w:r>
    </w:p>
    <w:p w14:paraId="1B827FC1"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12</w:t>
      </w:r>
      <w:r>
        <w:fldChar w:fldCharType="end"/>
      </w:r>
      <w:r>
        <w:rPr>
          <w:rFonts w:hint="eastAsia"/>
        </w:rPr>
        <w:t xml:space="preserve"> </w:t>
      </w:r>
      <w:r>
        <w:rPr>
          <w:rFonts w:hint="eastAsia"/>
        </w:rPr>
        <w:t>请求响应用例</w:t>
      </w:r>
      <w:r>
        <w:rPr>
          <w:rFonts w:hint="eastAsia"/>
        </w:rPr>
        <w:t>RUCM</w:t>
      </w:r>
      <w:r>
        <w:rPr>
          <w:rFonts w:hint="eastAsia"/>
        </w:rPr>
        <w:t>模型</w:t>
      </w:r>
      <w:r>
        <w:rPr>
          <w:rFonts w:hint="eastAsia"/>
        </w:rPr>
        <w:t xml:space="preserve"> b</w:t>
      </w:r>
    </w:p>
    <w:p w14:paraId="786BCB0E" w14:textId="77777777" w:rsidR="004A3198" w:rsidRDefault="004A3198">
      <w:pPr>
        <w:pStyle w:val="11"/>
        <w:spacing w:line="240" w:lineRule="auto"/>
        <w:ind w:left="840" w:firstLineChars="0" w:firstLine="0"/>
      </w:pPr>
    </w:p>
    <w:p w14:paraId="5A59BDEA" w14:textId="77777777" w:rsidR="004A3198" w:rsidRDefault="006225F2">
      <w:pPr>
        <w:spacing w:line="240" w:lineRule="auto"/>
        <w:ind w:left="480" w:firstLineChars="0" w:firstLine="0"/>
      </w:pPr>
      <w:r>
        <w:rPr>
          <w:rFonts w:hint="eastAsia"/>
        </w:rPr>
        <w:t>8</w:t>
      </w:r>
      <w:r>
        <w:rPr>
          <w:rFonts w:hint="eastAsia"/>
        </w:rPr>
        <w:t>）拦截请求</w:t>
      </w:r>
    </w:p>
    <w:p w14:paraId="3FD78E27" w14:textId="77777777" w:rsidR="004A3198" w:rsidRDefault="006225F2">
      <w:pPr>
        <w:ind w:firstLine="480"/>
      </w:pPr>
      <w:r>
        <w:rPr>
          <w:rFonts w:hint="eastAsia"/>
        </w:rPr>
        <w:t>拦截请求是</w:t>
      </w:r>
      <w:r>
        <w:rPr>
          <w:rFonts w:hint="eastAsia"/>
        </w:rPr>
        <w:t>Web</w:t>
      </w:r>
      <w:r>
        <w:rPr>
          <w:rFonts w:hint="eastAsia"/>
        </w:rPr>
        <w:t>开发必不可少的功能，需要其提供对某些路由索引的拦截，用于对不同权限做功能划分、限制</w:t>
      </w:r>
      <w:r>
        <w:rPr>
          <w:rFonts w:hint="eastAsia"/>
        </w:rPr>
        <w:t>IP</w:t>
      </w:r>
      <w:r>
        <w:rPr>
          <w:rFonts w:hint="eastAsia"/>
        </w:rPr>
        <w:t>登录等等操作。建立</w:t>
      </w:r>
      <w:bookmarkStart w:id="66" w:name="OLE_LINK10"/>
      <w:bookmarkStart w:id="67" w:name="OLE_LINK11"/>
      <w:r>
        <w:rPr>
          <w:rFonts w:hint="eastAsia"/>
        </w:rPr>
        <w:t>拦截请求</w:t>
      </w:r>
      <w:bookmarkEnd w:id="66"/>
      <w:bookmarkEnd w:id="67"/>
      <w:r>
        <w:rPr>
          <w:rFonts w:hint="eastAsia"/>
        </w:rPr>
        <w:t>用例</w:t>
      </w:r>
      <w:r>
        <w:rPr>
          <w:rFonts w:hint="eastAsia"/>
        </w:rPr>
        <w:t>RUCM</w:t>
      </w:r>
      <w:r>
        <w:rPr>
          <w:rFonts w:hint="eastAsia"/>
        </w:rPr>
        <w:t>如</w:t>
      </w:r>
      <w:r>
        <w:fldChar w:fldCharType="begin"/>
      </w:r>
      <w:r>
        <w:instrText xml:space="preserve"> </w:instrText>
      </w:r>
      <w:r>
        <w:rPr>
          <w:rFonts w:hint="eastAsia"/>
        </w:rPr>
        <w:instrText>REF _Ref479186221 \h</w:instrText>
      </w:r>
      <w:r>
        <w:instrText xml:space="preserve"> </w:instrText>
      </w:r>
      <w:r>
        <w:fldChar w:fldCharType="separate"/>
      </w:r>
      <w:r w:rsidR="00951D47">
        <w:rPr>
          <w:rFonts w:hint="eastAsia"/>
        </w:rPr>
        <w:t>图</w:t>
      </w:r>
      <w:r w:rsidR="00951D47">
        <w:rPr>
          <w:rFonts w:hint="eastAsia"/>
        </w:rPr>
        <w:t xml:space="preserve"> </w:t>
      </w:r>
      <w:r w:rsidR="00951D47">
        <w:rPr>
          <w:noProof/>
        </w:rPr>
        <w:t>13</w:t>
      </w:r>
      <w:r>
        <w:fldChar w:fldCharType="end"/>
      </w:r>
      <w:r>
        <w:rPr>
          <w:rFonts w:hint="eastAsia"/>
        </w:rPr>
        <w:t>所示。</w:t>
      </w:r>
    </w:p>
    <w:p w14:paraId="4B754755" w14:textId="77777777" w:rsidR="004A3198" w:rsidRDefault="004A3198">
      <w:pPr>
        <w:spacing w:line="240" w:lineRule="auto"/>
        <w:ind w:left="480" w:firstLineChars="0" w:firstLine="0"/>
      </w:pPr>
    </w:p>
    <w:p w14:paraId="6D3E678F" w14:textId="77777777" w:rsidR="004A3198" w:rsidRDefault="006225F2">
      <w:pPr>
        <w:pStyle w:val="ad"/>
        <w:keepNext/>
      </w:pPr>
      <w:r>
        <w:rPr>
          <w:noProof/>
        </w:rPr>
        <w:lastRenderedPageBreak/>
        <w:drawing>
          <wp:inline distT="0" distB="0" distL="0" distR="0" wp14:anchorId="6C84A4BC" wp14:editId="37B09EDB">
            <wp:extent cx="4724400" cy="55626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4"/>
                    <a:stretch>
                      <a:fillRect/>
                    </a:stretch>
                  </pic:blipFill>
                  <pic:spPr>
                    <a:xfrm>
                      <a:off x="0" y="0"/>
                      <a:ext cx="4724400" cy="5562600"/>
                    </a:xfrm>
                    <a:prstGeom prst="rect">
                      <a:avLst/>
                    </a:prstGeom>
                  </pic:spPr>
                </pic:pic>
              </a:graphicData>
            </a:graphic>
          </wp:inline>
        </w:drawing>
      </w:r>
    </w:p>
    <w:p w14:paraId="0E17D76E" w14:textId="77777777" w:rsidR="004A3198" w:rsidRDefault="006225F2">
      <w:pPr>
        <w:pStyle w:val="a3"/>
      </w:pPr>
      <w:bookmarkStart w:id="68" w:name="_Ref47918622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13</w:t>
      </w:r>
      <w:r>
        <w:fldChar w:fldCharType="end"/>
      </w:r>
      <w:bookmarkEnd w:id="68"/>
      <w:r>
        <w:rPr>
          <w:rFonts w:hint="eastAsia"/>
        </w:rPr>
        <w:t xml:space="preserve"> </w:t>
      </w:r>
      <w:r>
        <w:rPr>
          <w:rFonts w:hint="eastAsia"/>
          <w:kern w:val="0"/>
        </w:rPr>
        <w:t>拦截请求</w:t>
      </w:r>
      <w:r>
        <w:rPr>
          <w:rFonts w:hint="eastAsia"/>
        </w:rPr>
        <w:t>用例</w:t>
      </w:r>
      <w:r>
        <w:rPr>
          <w:rFonts w:hint="eastAsia"/>
        </w:rPr>
        <w:t>RUCM</w:t>
      </w:r>
      <w:r>
        <w:rPr>
          <w:rFonts w:hint="eastAsia"/>
        </w:rPr>
        <w:t>模型</w:t>
      </w:r>
    </w:p>
    <w:p w14:paraId="43B061D0" w14:textId="77777777" w:rsidR="004A3198" w:rsidRDefault="006225F2">
      <w:pPr>
        <w:pStyle w:val="2"/>
      </w:pPr>
      <w:bookmarkStart w:id="69" w:name="_Toc480753594"/>
      <w:bookmarkStart w:id="70" w:name="_Toc478140213"/>
      <w:commentRangeStart w:id="71"/>
      <w:r>
        <w:rPr>
          <w:rFonts w:hint="eastAsia"/>
        </w:rPr>
        <w:lastRenderedPageBreak/>
        <w:t xml:space="preserve">3.5 </w:t>
      </w:r>
      <w:r>
        <w:rPr>
          <w:rFonts w:hint="eastAsia"/>
        </w:rPr>
        <w:t>类图建模</w:t>
      </w:r>
      <w:bookmarkEnd w:id="69"/>
      <w:commentRangeEnd w:id="71"/>
      <w:r w:rsidR="006F5DAD">
        <w:rPr>
          <w:rStyle w:val="af0"/>
          <w:rFonts w:cstheme="minorBidi"/>
          <w:b w:val="0"/>
          <w:bCs w:val="0"/>
        </w:rPr>
        <w:commentReference w:id="71"/>
      </w:r>
    </w:p>
    <w:p w14:paraId="60A55402" w14:textId="77777777" w:rsidR="004A3198" w:rsidRDefault="006225F2">
      <w:pPr>
        <w:pStyle w:val="3"/>
        <w:ind w:firstLine="482"/>
      </w:pPr>
      <w:bookmarkStart w:id="72" w:name="_Toc480753595"/>
      <w:r>
        <w:rPr>
          <w:rFonts w:hint="eastAsia"/>
        </w:rPr>
        <w:t>3.5</w:t>
      </w:r>
      <w:r>
        <w:t>.1</w:t>
      </w:r>
      <w:r>
        <w:rPr>
          <w:rFonts w:hint="eastAsia"/>
        </w:rPr>
        <w:t xml:space="preserve"> </w:t>
      </w:r>
      <w:r>
        <w:t>IOC</w:t>
      </w:r>
      <w:r>
        <w:rPr>
          <w:rFonts w:hint="eastAsia"/>
        </w:rPr>
        <w:t>类图建模</w:t>
      </w:r>
      <w:bookmarkEnd w:id="72"/>
    </w:p>
    <w:p w14:paraId="4194BCB3" w14:textId="77777777" w:rsidR="004A3198" w:rsidRDefault="006225F2">
      <w:pPr>
        <w:pStyle w:val="ad"/>
        <w:keepNext/>
      </w:pPr>
      <w:r>
        <w:rPr>
          <w:noProof/>
        </w:rPr>
        <w:drawing>
          <wp:inline distT="0" distB="0" distL="0" distR="0" wp14:anchorId="0DCB1A64" wp14:editId="43C03835">
            <wp:extent cx="5405755" cy="4036060"/>
            <wp:effectExtent l="0" t="0" r="0" b="0"/>
            <wp:docPr id="21" name="图片 21" descr="F:\qq文件\1064454792\Image\Group\WYS{CC{TY0L`V]64[4UUT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F:\qq文件\1064454792\Image\Group\WYS{CC{TY0L`V]64[4UUTMB.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412138" cy="4040924"/>
                    </a:xfrm>
                    <a:prstGeom prst="rect">
                      <a:avLst/>
                    </a:prstGeom>
                    <a:noFill/>
                    <a:ln>
                      <a:noFill/>
                    </a:ln>
                  </pic:spPr>
                </pic:pic>
              </a:graphicData>
            </a:graphic>
          </wp:inline>
        </w:drawing>
      </w:r>
    </w:p>
    <w:p w14:paraId="0217EF0E"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14</w:t>
      </w:r>
      <w:r>
        <w:fldChar w:fldCharType="end"/>
      </w:r>
      <w:r>
        <w:rPr>
          <w:rFonts w:hint="eastAsia"/>
        </w:rPr>
        <w:t xml:space="preserve"> IOC</w:t>
      </w:r>
      <w:r>
        <w:rPr>
          <w:rFonts w:hint="eastAsia"/>
        </w:rPr>
        <w:t>用例模块类图</w:t>
      </w:r>
    </w:p>
    <w:p w14:paraId="6B3A9F42" w14:textId="77777777" w:rsidR="004A3198" w:rsidRDefault="004A3198">
      <w:pPr>
        <w:ind w:firstLine="480"/>
      </w:pPr>
    </w:p>
    <w:p w14:paraId="42FCA981" w14:textId="77777777" w:rsidR="004A3198" w:rsidRDefault="006225F2">
      <w:pPr>
        <w:pStyle w:val="3"/>
        <w:ind w:firstLine="482"/>
      </w:pPr>
      <w:bookmarkStart w:id="73" w:name="_Toc480753596"/>
      <w:r>
        <w:rPr>
          <w:rFonts w:hint="eastAsia"/>
        </w:rPr>
        <w:lastRenderedPageBreak/>
        <w:t>3.5</w:t>
      </w:r>
      <w:r>
        <w:t>.2</w:t>
      </w:r>
      <w:r>
        <w:rPr>
          <w:rFonts w:hint="eastAsia"/>
        </w:rPr>
        <w:t xml:space="preserve"> </w:t>
      </w:r>
      <w:r>
        <w:rPr>
          <w:rFonts w:hint="eastAsia"/>
        </w:rPr>
        <w:t>配置类图建模</w:t>
      </w:r>
      <w:bookmarkEnd w:id="73"/>
    </w:p>
    <w:p w14:paraId="71FF9473" w14:textId="77777777" w:rsidR="004A3198" w:rsidRDefault="006225F2">
      <w:pPr>
        <w:pStyle w:val="ad"/>
        <w:keepNext/>
      </w:pPr>
      <w:r>
        <w:rPr>
          <w:noProof/>
        </w:rPr>
        <w:drawing>
          <wp:inline distT="0" distB="0" distL="0" distR="0" wp14:anchorId="403926D7" wp14:editId="6B93DAEC">
            <wp:extent cx="5274310" cy="5979795"/>
            <wp:effectExtent l="0" t="0" r="0" b="0"/>
            <wp:docPr id="31" name="图片 31" descr="C:\Users\OovEver\AppData\Local\Microsoft\Windows\INetCache\Content.Word\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OovEver\AppData\Local\Microsoft\Windows\INetCache\Content.Word\Mai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74310" cy="5980028"/>
                    </a:xfrm>
                    <a:prstGeom prst="rect">
                      <a:avLst/>
                    </a:prstGeom>
                    <a:noFill/>
                    <a:ln>
                      <a:noFill/>
                    </a:ln>
                  </pic:spPr>
                </pic:pic>
              </a:graphicData>
            </a:graphic>
          </wp:inline>
        </w:drawing>
      </w:r>
    </w:p>
    <w:p w14:paraId="74EEF0C4" w14:textId="77777777" w:rsidR="004A3198" w:rsidRDefault="006225F2">
      <w:pPr>
        <w:pStyle w:val="a3"/>
        <w:rPr>
          <w:b/>
        </w:rPr>
      </w:pPr>
      <w:commentRangeStart w:id="7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15</w:t>
      </w:r>
      <w:r>
        <w:fldChar w:fldCharType="end"/>
      </w:r>
      <w:r>
        <w:rPr>
          <w:rFonts w:hint="eastAsia"/>
        </w:rPr>
        <w:t xml:space="preserve"> </w:t>
      </w:r>
      <w:r>
        <w:rPr>
          <w:rFonts w:hint="eastAsia"/>
        </w:rPr>
        <w:t>配置用例模块类图</w:t>
      </w:r>
      <w:commentRangeEnd w:id="74"/>
      <w:r w:rsidR="006F5DAD">
        <w:rPr>
          <w:rStyle w:val="af0"/>
          <w:rFonts w:cstheme="minorBidi"/>
        </w:rPr>
        <w:commentReference w:id="74"/>
      </w:r>
    </w:p>
    <w:p w14:paraId="0D978C1D" w14:textId="77777777" w:rsidR="004A3198" w:rsidRDefault="006225F2">
      <w:pPr>
        <w:pStyle w:val="3"/>
        <w:ind w:firstLine="482"/>
      </w:pPr>
      <w:bookmarkStart w:id="75" w:name="_Toc480753597"/>
      <w:r>
        <w:rPr>
          <w:rFonts w:hint="eastAsia"/>
        </w:rPr>
        <w:t>3.5</w:t>
      </w:r>
      <w:r>
        <w:t>.3</w:t>
      </w:r>
      <w:r>
        <w:rPr>
          <w:rFonts w:hint="eastAsia"/>
        </w:rPr>
        <w:t xml:space="preserve"> </w:t>
      </w:r>
      <w:r>
        <w:rPr>
          <w:rFonts w:hint="eastAsia"/>
        </w:rPr>
        <w:t>数据库类图建模</w:t>
      </w:r>
      <w:bookmarkEnd w:id="75"/>
    </w:p>
    <w:p w14:paraId="09E6E039" w14:textId="77777777" w:rsidR="004A3198" w:rsidRDefault="004A3198">
      <w:pPr>
        <w:ind w:firstLine="480"/>
      </w:pPr>
    </w:p>
    <w:p w14:paraId="79349A35" w14:textId="77777777" w:rsidR="004A3198" w:rsidRDefault="006225F2">
      <w:pPr>
        <w:pStyle w:val="ad"/>
        <w:keepNext/>
      </w:pPr>
      <w:r>
        <w:rPr>
          <w:noProof/>
        </w:rPr>
        <w:lastRenderedPageBreak/>
        <w:drawing>
          <wp:inline distT="0" distB="0" distL="0" distR="0" wp14:anchorId="22428141" wp14:editId="6C655548">
            <wp:extent cx="5274310" cy="4960620"/>
            <wp:effectExtent l="0" t="0" r="0" b="0"/>
            <wp:docPr id="33" name="图片 33" descr="C:\Users\OovEver\AppData\Local\Microsoft\Windows\INetCache\Content.Word\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OovEver\AppData\Local\Microsoft\Windows\INetCache\Content.Word\Mai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74310" cy="4960624"/>
                    </a:xfrm>
                    <a:prstGeom prst="rect">
                      <a:avLst/>
                    </a:prstGeom>
                    <a:noFill/>
                    <a:ln>
                      <a:noFill/>
                    </a:ln>
                  </pic:spPr>
                </pic:pic>
              </a:graphicData>
            </a:graphic>
          </wp:inline>
        </w:drawing>
      </w:r>
    </w:p>
    <w:p w14:paraId="720CE999"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16</w:t>
      </w:r>
      <w:r>
        <w:fldChar w:fldCharType="end"/>
      </w:r>
      <w:r>
        <w:rPr>
          <w:rFonts w:hint="eastAsia"/>
        </w:rPr>
        <w:t xml:space="preserve"> </w:t>
      </w:r>
      <w:r>
        <w:rPr>
          <w:rFonts w:hint="eastAsia"/>
        </w:rPr>
        <w:t>数据库模块类图</w:t>
      </w:r>
    </w:p>
    <w:p w14:paraId="746A86A5" w14:textId="77777777" w:rsidR="004A3198" w:rsidRDefault="006225F2">
      <w:pPr>
        <w:pStyle w:val="3"/>
        <w:ind w:firstLine="482"/>
      </w:pPr>
      <w:bookmarkStart w:id="76" w:name="_Toc480753598"/>
      <w:r>
        <w:rPr>
          <w:rFonts w:hint="eastAsia"/>
        </w:rPr>
        <w:lastRenderedPageBreak/>
        <w:t>3.5</w:t>
      </w:r>
      <w:r>
        <w:t>.4</w:t>
      </w:r>
      <w:r>
        <w:rPr>
          <w:rFonts w:hint="eastAsia"/>
        </w:rPr>
        <w:t xml:space="preserve"> </w:t>
      </w:r>
      <w:r>
        <w:rPr>
          <w:rFonts w:hint="eastAsia"/>
        </w:rPr>
        <w:t>请求响应类图建模</w:t>
      </w:r>
      <w:bookmarkEnd w:id="76"/>
    </w:p>
    <w:p w14:paraId="35BC4FB8" w14:textId="77777777" w:rsidR="004A3198" w:rsidRDefault="006225F2">
      <w:pPr>
        <w:pStyle w:val="ad"/>
      </w:pPr>
      <w:r>
        <w:rPr>
          <w:noProof/>
        </w:rPr>
        <w:drawing>
          <wp:inline distT="0" distB="0" distL="0" distR="0" wp14:anchorId="06858D9E" wp14:editId="4C968D96">
            <wp:extent cx="5274310" cy="3540760"/>
            <wp:effectExtent l="0" t="0" r="0" b="0"/>
            <wp:docPr id="14" name="图片 14" descr="C:\Users\Istudy\AppData\Local\Microsoft\Windows\INetCache\Content.Word\请求响应_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Istudy\AppData\Local\Microsoft\Windows\INetCache\Content.Word\请求响应_v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274310" cy="3541109"/>
                    </a:xfrm>
                    <a:prstGeom prst="rect">
                      <a:avLst/>
                    </a:prstGeom>
                    <a:noFill/>
                    <a:ln>
                      <a:noFill/>
                    </a:ln>
                  </pic:spPr>
                </pic:pic>
              </a:graphicData>
            </a:graphic>
          </wp:inline>
        </w:drawing>
      </w:r>
    </w:p>
    <w:p w14:paraId="144B0F5A" w14:textId="77777777" w:rsidR="004A3198" w:rsidRDefault="006225F2">
      <w:pPr>
        <w:pStyle w:val="a3"/>
        <w:rPr>
          <w:rFonts w:ascii="宋体" w:hAnsi="宋体" w:cs="宋体"/>
          <w:kern w:val="0"/>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17</w:t>
      </w:r>
      <w:r>
        <w:fldChar w:fldCharType="end"/>
      </w:r>
      <w:r>
        <w:rPr>
          <w:rFonts w:hint="eastAsia"/>
        </w:rPr>
        <w:t xml:space="preserve"> </w:t>
      </w:r>
      <w:r>
        <w:rPr>
          <w:rFonts w:hint="eastAsia"/>
        </w:rPr>
        <w:t>请求响应模块类图</w:t>
      </w:r>
    </w:p>
    <w:p w14:paraId="1E98AA71" w14:textId="77777777" w:rsidR="004A3198" w:rsidRDefault="006225F2">
      <w:pPr>
        <w:pStyle w:val="3"/>
        <w:ind w:firstLine="482"/>
      </w:pPr>
      <w:bookmarkStart w:id="77" w:name="_Toc480753599"/>
      <w:r>
        <w:rPr>
          <w:rFonts w:hint="eastAsia"/>
        </w:rPr>
        <w:t>3.5</w:t>
      </w:r>
      <w:r>
        <w:t>.5</w:t>
      </w:r>
      <w:r>
        <w:rPr>
          <w:rFonts w:hint="eastAsia"/>
        </w:rPr>
        <w:t xml:space="preserve"> </w:t>
      </w:r>
      <w:r>
        <w:rPr>
          <w:rFonts w:hint="eastAsia"/>
          <w:kern w:val="0"/>
        </w:rPr>
        <w:t>拦截请求</w:t>
      </w:r>
      <w:r>
        <w:rPr>
          <w:rFonts w:hint="eastAsia"/>
        </w:rPr>
        <w:t>类图建模</w:t>
      </w:r>
      <w:bookmarkEnd w:id="77"/>
    </w:p>
    <w:p w14:paraId="61CF741C" w14:textId="77777777" w:rsidR="004A3198" w:rsidRDefault="006225F2">
      <w:pPr>
        <w:pStyle w:val="ad"/>
      </w:pPr>
      <w:r>
        <w:rPr>
          <w:noProof/>
        </w:rPr>
        <w:drawing>
          <wp:inline distT="0" distB="0" distL="0" distR="0" wp14:anchorId="46C28D42" wp14:editId="30B1E7AE">
            <wp:extent cx="2876550" cy="2533650"/>
            <wp:effectExtent l="0" t="0" r="0" b="0"/>
            <wp:docPr id="23" name="图片 23" descr="F:\qq文件\1064454792\Image\Group\1QPO0E(0_KM)D%LO3LHR`W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F:\qq文件\1064454792\Image\Group\1QPO0E(0_KM)D%LO3LHR`WP.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2876550" cy="2533650"/>
                    </a:xfrm>
                    <a:prstGeom prst="rect">
                      <a:avLst/>
                    </a:prstGeom>
                    <a:noFill/>
                    <a:ln>
                      <a:noFill/>
                    </a:ln>
                  </pic:spPr>
                </pic:pic>
              </a:graphicData>
            </a:graphic>
          </wp:inline>
        </w:drawing>
      </w:r>
    </w:p>
    <w:p w14:paraId="6EA645D0"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18</w:t>
      </w:r>
      <w:r>
        <w:fldChar w:fldCharType="end"/>
      </w:r>
      <w:r>
        <w:rPr>
          <w:rFonts w:hint="eastAsia"/>
        </w:rPr>
        <w:t xml:space="preserve"> </w:t>
      </w:r>
      <w:r>
        <w:rPr>
          <w:rFonts w:hint="eastAsia"/>
          <w:kern w:val="0"/>
        </w:rPr>
        <w:t>拦截请求</w:t>
      </w:r>
      <w:r>
        <w:rPr>
          <w:rFonts w:hint="eastAsia"/>
        </w:rPr>
        <w:t>模块类图</w:t>
      </w:r>
    </w:p>
    <w:p w14:paraId="7BD12F20" w14:textId="77777777" w:rsidR="004A3198" w:rsidRPr="00D16BAA" w:rsidRDefault="006225F2">
      <w:pPr>
        <w:pStyle w:val="2"/>
      </w:pPr>
      <w:bookmarkStart w:id="78" w:name="_Toc480753600"/>
      <w:r w:rsidRPr="00D16BAA">
        <w:rPr>
          <w:rFonts w:hint="eastAsia"/>
        </w:rPr>
        <w:t xml:space="preserve">3.6 </w:t>
      </w:r>
      <w:r w:rsidRPr="00D16BAA">
        <w:rPr>
          <w:rFonts w:hint="eastAsia"/>
        </w:rPr>
        <w:t>非功能需求</w:t>
      </w:r>
      <w:bookmarkEnd w:id="70"/>
      <w:bookmarkEnd w:id="78"/>
    </w:p>
    <w:p w14:paraId="2309D47D" w14:textId="6D2424F8" w:rsidR="004A3198" w:rsidRDefault="006225F2" w:rsidP="00DF01A3">
      <w:pPr>
        <w:ind w:firstLine="480"/>
        <w:rPr>
          <w:highlight w:val="red"/>
        </w:rPr>
      </w:pPr>
      <w:r w:rsidRPr="00D16BAA">
        <w:t>对于一个系统而言，功能性需求必须得到满足</w:t>
      </w:r>
      <w:r w:rsidR="005926C0">
        <w:t>。</w:t>
      </w:r>
      <w:r w:rsidRPr="00D16BAA">
        <w:t>不同的系统，根据系统的种类及其应用领域，有着不同的非功能性需求，对非功能性需求满足的程度也有所差别</w:t>
      </w:r>
      <w:r w:rsidR="005926C0">
        <w:t>。</w:t>
      </w:r>
      <w:r w:rsidRPr="00D16BAA">
        <w:t>对于一个应用于网站开发的</w:t>
      </w:r>
      <w:r w:rsidRPr="00D16BAA">
        <w:t>MVC</w:t>
      </w:r>
      <w:r w:rsidRPr="00D16BAA">
        <w:t>框架而言，框架的设计实现一开始就要</w:t>
      </w:r>
      <w:r w:rsidRPr="00D16BAA">
        <w:lastRenderedPageBreak/>
        <w:t>考虑框架使用者以及网站用户的基本需求</w:t>
      </w:r>
      <w:r w:rsidR="005926C0">
        <w:t>。</w:t>
      </w:r>
      <w:r w:rsidRPr="00D16BAA">
        <w:t>目前总结为以下展示的四个主要的非功能性需求</w:t>
      </w:r>
      <w:r w:rsidR="005926C0">
        <w:t>。</w:t>
      </w:r>
    </w:p>
    <w:p w14:paraId="4B298E9C" w14:textId="50EC573A" w:rsidR="004A3198" w:rsidRPr="00D16BAA" w:rsidRDefault="006225F2" w:rsidP="006B554D">
      <w:pPr>
        <w:pStyle w:val="3"/>
        <w:ind w:firstLine="482"/>
      </w:pPr>
      <w:bookmarkStart w:id="79" w:name="_Toc480753601"/>
      <w:r w:rsidRPr="006B554D">
        <w:t>3.6.1</w:t>
      </w:r>
      <w:r w:rsidR="00C11132">
        <w:rPr>
          <w:rFonts w:hint="eastAsia"/>
        </w:rPr>
        <w:t xml:space="preserve"> </w:t>
      </w:r>
      <w:r w:rsidRPr="006B554D">
        <w:rPr>
          <w:rFonts w:hint="eastAsia"/>
        </w:rPr>
        <w:t>数据库操作中适当利用缓存</w:t>
      </w:r>
      <w:bookmarkEnd w:id="79"/>
    </w:p>
    <w:p w14:paraId="7B5363A5" w14:textId="13AAAA3E" w:rsidR="004A3198" w:rsidRPr="006B554D" w:rsidRDefault="006225F2" w:rsidP="006B554D">
      <w:pPr>
        <w:ind w:firstLine="480"/>
      </w:pPr>
      <w:r w:rsidRPr="00D16BAA">
        <w:t>在</w:t>
      </w:r>
      <w:r w:rsidRPr="00D16BAA">
        <w:rPr>
          <w:rFonts w:hint="eastAsia"/>
        </w:rPr>
        <w:t>数据库操作中适当</w:t>
      </w:r>
      <w:r w:rsidRPr="00D16BAA">
        <w:t>的</w:t>
      </w:r>
      <w:r w:rsidRPr="00D16BAA">
        <w:rPr>
          <w:rFonts w:hint="eastAsia"/>
        </w:rPr>
        <w:t>利用缓存，</w:t>
      </w:r>
      <w:r w:rsidRPr="00D16BAA">
        <w:t>能够有效的</w:t>
      </w:r>
      <w:r w:rsidRPr="00D16BAA">
        <w:rPr>
          <w:rFonts w:hint="eastAsia"/>
        </w:rPr>
        <w:t>降低数据库访问开销</w:t>
      </w:r>
      <w:r w:rsidR="005926C0">
        <w:t>。</w:t>
      </w:r>
      <w:r w:rsidRPr="00D16BAA">
        <w:t>主要的关注点在于以下三个方面</w:t>
      </w:r>
      <w:r w:rsidR="005926C0">
        <w:t>。</w:t>
      </w:r>
    </w:p>
    <w:p w14:paraId="4922BD0F" w14:textId="0731361D" w:rsidR="004A3198" w:rsidRPr="00D16BAA" w:rsidRDefault="006225F2" w:rsidP="006B554D">
      <w:pPr>
        <w:ind w:firstLine="480"/>
      </w:pPr>
      <w:r w:rsidRPr="00D16BAA">
        <w:rPr>
          <w:rFonts w:hint="eastAsia"/>
        </w:rPr>
        <w:t>性能</w:t>
      </w:r>
      <w:r w:rsidRPr="00D16BAA">
        <w:t>:</w:t>
      </w:r>
      <w:r w:rsidRPr="00D16BAA">
        <w:rPr>
          <w:rFonts w:hint="eastAsia"/>
        </w:rPr>
        <w:t>将相应数据存储起来以避免数据的重复创建、处理和传输，可有效提高性能。比如将不改变的数据缓存起来，例如国家列表等，这样能明显提高</w:t>
      </w:r>
      <w:r w:rsidRPr="00D16BAA">
        <w:rPr>
          <w:rFonts w:hint="eastAsia"/>
        </w:rPr>
        <w:t>web</w:t>
      </w:r>
      <w:r w:rsidRPr="00D16BAA">
        <w:rPr>
          <w:rFonts w:hint="eastAsia"/>
        </w:rPr>
        <w:t>程序的反应速度；</w:t>
      </w:r>
    </w:p>
    <w:p w14:paraId="54BBB5B3" w14:textId="77777777" w:rsidR="004A3198" w:rsidRPr="00D16BAA" w:rsidRDefault="006225F2" w:rsidP="00141C76">
      <w:pPr>
        <w:ind w:firstLine="480"/>
      </w:pPr>
      <w:r w:rsidRPr="00D16BAA">
        <w:rPr>
          <w:rFonts w:hint="eastAsia"/>
        </w:rPr>
        <w:t>稳定性</w:t>
      </w:r>
      <w:r w:rsidRPr="00D16BAA">
        <w:t>:</w:t>
      </w:r>
      <w:r w:rsidRPr="00D16BAA">
        <w:rPr>
          <w:rFonts w:hint="eastAsia"/>
        </w:rPr>
        <w:t>同一个应用中，对同一数据、逻辑功能和用户界面的多次请求时经常发生的。当用户基数很大时，如果每次请求都进行处理，消耗的资源是很大的浪费，也同时造成系统的不稳定。例如，</w:t>
      </w:r>
      <w:r w:rsidRPr="00D16BAA">
        <w:rPr>
          <w:rFonts w:hint="eastAsia"/>
        </w:rPr>
        <w:t>web</w:t>
      </w:r>
      <w:r w:rsidRPr="00D16BAA">
        <w:rPr>
          <w:rFonts w:hint="eastAsia"/>
        </w:rPr>
        <w:t>应用中，对一些静态页面的呈现内容进行缓存能有效的节省资源，提高稳定性。而缓存数据也能降低对</w:t>
      </w:r>
      <w:r w:rsidR="00881C36">
        <w:fldChar w:fldCharType="begin"/>
      </w:r>
      <w:r w:rsidR="00881C36">
        <w:instrText xml:space="preserve"> HYPERLINK "http://lib.csdn.net/base/mysql" \t "/home/liuye/</w:instrText>
      </w:r>
      <w:r w:rsidR="00881C36">
        <w:instrText>文档</w:instrText>
      </w:r>
      <w:r w:rsidR="00881C36">
        <w:instrText>\\x/_blank" \o "MySQL</w:instrText>
      </w:r>
      <w:r w:rsidR="00881C36">
        <w:instrText>知识库</w:instrText>
      </w:r>
      <w:r w:rsidR="00881C36">
        <w:instrText xml:space="preserve">" </w:instrText>
      </w:r>
      <w:r w:rsidR="00881C36">
        <w:fldChar w:fldCharType="separate"/>
      </w:r>
      <w:r w:rsidRPr="00D16BAA">
        <w:rPr>
          <w:rFonts w:hint="eastAsia"/>
        </w:rPr>
        <w:t>数据库</w:t>
      </w:r>
      <w:r w:rsidR="00881C36">
        <w:fldChar w:fldCharType="end"/>
      </w:r>
      <w:r w:rsidRPr="00D16BAA">
        <w:rPr>
          <w:rFonts w:hint="eastAsia"/>
        </w:rPr>
        <w:t>的访问次数，降低数据库的负担和提高数据库的服务能力；</w:t>
      </w:r>
    </w:p>
    <w:p w14:paraId="40367848" w14:textId="77777777" w:rsidR="004A3198" w:rsidRPr="00D16BAA" w:rsidRDefault="006225F2" w:rsidP="006B554D">
      <w:pPr>
        <w:ind w:firstLine="480"/>
      </w:pPr>
      <w:r w:rsidRPr="00D16BAA">
        <w:rPr>
          <w:rFonts w:hint="eastAsia"/>
        </w:rPr>
        <w:t>可用性</w:t>
      </w:r>
      <w:r w:rsidRPr="00D16BAA">
        <w:t>:</w:t>
      </w:r>
      <w:r w:rsidRPr="00D16BAA">
        <w:rPr>
          <w:rFonts w:hint="eastAsia"/>
        </w:rPr>
        <w:t>有时，提供数据信息的服务可能会意外停止，如果使用了缓存技术，可以在一定时间内仍正常提供对最终用户的支持，提高了系统的可用性。</w:t>
      </w:r>
    </w:p>
    <w:p w14:paraId="04B13D59" w14:textId="14CF8C69" w:rsidR="004A3198" w:rsidRDefault="006225F2" w:rsidP="00141C76">
      <w:pPr>
        <w:ind w:firstLine="480"/>
        <w:rPr>
          <w:highlight w:val="red"/>
        </w:rPr>
      </w:pPr>
      <w:r w:rsidRPr="00D16BAA">
        <w:t>数据库缓存技术的一般场景</w:t>
      </w:r>
      <w:r w:rsidR="00ED0CAE">
        <w:t>：</w:t>
      </w:r>
    </w:p>
    <w:p w14:paraId="65D2D2D8" w14:textId="77777777" w:rsidR="009A523A" w:rsidRDefault="006225F2" w:rsidP="009A523A">
      <w:pPr>
        <w:pStyle w:val="ad"/>
        <w:keepNext/>
      </w:pPr>
      <w:r w:rsidRPr="00D16BAA">
        <w:rPr>
          <w:noProof/>
        </w:rPr>
        <w:drawing>
          <wp:inline distT="0" distB="0" distL="114300" distR="114300" wp14:anchorId="3411DBB9" wp14:editId="2C27160F">
            <wp:extent cx="4753610" cy="1647825"/>
            <wp:effectExtent l="9525" t="9525" r="18415" b="190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0"/>
                    <a:stretch>
                      <a:fillRect/>
                    </a:stretch>
                  </pic:blipFill>
                  <pic:spPr>
                    <a:xfrm>
                      <a:off x="0" y="0"/>
                      <a:ext cx="4753610" cy="1647825"/>
                    </a:xfrm>
                    <a:prstGeom prst="rect">
                      <a:avLst/>
                    </a:prstGeom>
                    <a:noFill/>
                    <a:ln w="9525">
                      <a:solidFill>
                        <a:schemeClr val="tx1"/>
                      </a:solidFill>
                      <a:miter/>
                    </a:ln>
                  </pic:spPr>
                </pic:pic>
              </a:graphicData>
            </a:graphic>
          </wp:inline>
        </w:drawing>
      </w:r>
    </w:p>
    <w:p w14:paraId="1E8B34FC" w14:textId="3D3C6613" w:rsidR="004A3198" w:rsidRDefault="009A523A" w:rsidP="009A523A">
      <w:pPr>
        <w:pStyle w:val="a3"/>
        <w:rPr>
          <w:highlight w:val="red"/>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19</w:t>
      </w:r>
      <w:r>
        <w:fldChar w:fldCharType="end"/>
      </w:r>
      <w:r>
        <w:rPr>
          <w:rFonts w:hint="eastAsia"/>
        </w:rPr>
        <w:t xml:space="preserve"> </w:t>
      </w:r>
      <w:r>
        <w:rPr>
          <w:rFonts w:hint="eastAsia"/>
        </w:rPr>
        <w:t>数据库缓存的一般场景</w:t>
      </w:r>
    </w:p>
    <w:p w14:paraId="5D7C5D1E" w14:textId="285EF6F3" w:rsidR="004A3198" w:rsidRPr="00D16BAA" w:rsidRDefault="006225F2" w:rsidP="00141C76">
      <w:pPr>
        <w:ind w:firstLine="480"/>
      </w:pPr>
      <w:r w:rsidRPr="00D16BAA">
        <w:t>数据库缓存技术的一般场景生成</w:t>
      </w:r>
      <w:r w:rsidR="005F154E">
        <w:t>：</w:t>
      </w:r>
    </w:p>
    <w:p w14:paraId="0BA1D1E8" w14:textId="77777777" w:rsidR="009A523A" w:rsidRDefault="006225F2" w:rsidP="009A523A">
      <w:pPr>
        <w:pStyle w:val="ad"/>
        <w:keepNext/>
      </w:pPr>
      <w:r w:rsidRPr="00D16BAA">
        <w:rPr>
          <w:noProof/>
        </w:rPr>
        <w:lastRenderedPageBreak/>
        <w:drawing>
          <wp:inline distT="0" distB="0" distL="114300" distR="114300" wp14:anchorId="72860CB8" wp14:editId="1BA2F5CB">
            <wp:extent cx="4207510" cy="1461135"/>
            <wp:effectExtent l="9525" t="9525" r="12065" b="152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1"/>
                    <a:stretch>
                      <a:fillRect/>
                    </a:stretch>
                  </pic:blipFill>
                  <pic:spPr>
                    <a:xfrm>
                      <a:off x="0" y="0"/>
                      <a:ext cx="4207510" cy="1461135"/>
                    </a:xfrm>
                    <a:prstGeom prst="rect">
                      <a:avLst/>
                    </a:prstGeom>
                    <a:noFill/>
                    <a:ln w="9525">
                      <a:solidFill>
                        <a:schemeClr val="tx1"/>
                      </a:solidFill>
                      <a:miter/>
                    </a:ln>
                  </pic:spPr>
                </pic:pic>
              </a:graphicData>
            </a:graphic>
          </wp:inline>
        </w:drawing>
      </w:r>
    </w:p>
    <w:p w14:paraId="070D433C" w14:textId="6A41380E" w:rsidR="004A3198" w:rsidRDefault="009A523A" w:rsidP="009A523A">
      <w:pPr>
        <w:pStyle w:val="a3"/>
        <w:rPr>
          <w:highlight w:val="red"/>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20</w:t>
      </w:r>
      <w:r>
        <w:fldChar w:fldCharType="end"/>
      </w:r>
      <w:r w:rsidR="001075A0">
        <w:rPr>
          <w:rFonts w:hint="eastAsia"/>
        </w:rPr>
        <w:t>数据库缓存技术的一般场景生成</w:t>
      </w:r>
    </w:p>
    <w:p w14:paraId="22D90787" w14:textId="149C1BFC" w:rsidR="004A3198" w:rsidRPr="00D16BAA" w:rsidRDefault="006225F2" w:rsidP="006B554D">
      <w:pPr>
        <w:pStyle w:val="3"/>
        <w:ind w:firstLine="482"/>
      </w:pPr>
      <w:bookmarkStart w:id="80" w:name="_Toc480753602"/>
      <w:r w:rsidRPr="00D16BAA">
        <w:t>3.6.2</w:t>
      </w:r>
      <w:r w:rsidR="006B554D">
        <w:rPr>
          <w:rFonts w:hint="eastAsia"/>
        </w:rPr>
        <w:t xml:space="preserve"> </w:t>
      </w:r>
      <w:r w:rsidRPr="00D16BAA">
        <w:rPr>
          <w:rFonts w:hint="eastAsia"/>
        </w:rPr>
        <w:t>MVC</w:t>
      </w:r>
      <w:r w:rsidRPr="00D16BAA">
        <w:t>框架</w:t>
      </w:r>
      <w:r w:rsidRPr="00D16BAA">
        <w:rPr>
          <w:rFonts w:hint="eastAsia"/>
        </w:rPr>
        <w:t>必须能够支持</w:t>
      </w:r>
      <w:r w:rsidRPr="00D16BAA">
        <w:t>较大</w:t>
      </w:r>
      <w:r w:rsidRPr="00D16BAA">
        <w:rPr>
          <w:rFonts w:hint="eastAsia"/>
        </w:rPr>
        <w:t>规模的并发请求</w:t>
      </w:r>
      <w:bookmarkEnd w:id="80"/>
    </w:p>
    <w:p w14:paraId="7B027864" w14:textId="34B0A95B" w:rsidR="004A3198" w:rsidRPr="00D16BAA" w:rsidRDefault="006225F2" w:rsidP="00141C76">
      <w:pPr>
        <w:ind w:firstLine="480"/>
      </w:pPr>
      <w:r w:rsidRPr="00D16BAA">
        <w:t>在网站开发过程中，随着应用市场的扩大，用户访问量的增加，有必要在网站的开始设计阶段，考虑使用具有能处理高并发特性的框架进行后续的开发实现</w:t>
      </w:r>
      <w:r w:rsidR="005926C0">
        <w:t>。</w:t>
      </w:r>
    </w:p>
    <w:p w14:paraId="28D196EE" w14:textId="448D87C7" w:rsidR="004A3198" w:rsidRPr="00D16BAA" w:rsidRDefault="006225F2">
      <w:pPr>
        <w:ind w:firstLineChars="0" w:firstLine="480"/>
      </w:pPr>
      <w:r w:rsidRPr="00D16BAA">
        <w:t>主要的关注点是框架能否提供较为多的轻量级线程以及页面缓存等技术进行用户请求的处理，以支持大规模的并发请求</w:t>
      </w:r>
      <w:r w:rsidR="005926C0">
        <w:t>。</w:t>
      </w:r>
    </w:p>
    <w:p w14:paraId="0B97F305" w14:textId="6B22FF17" w:rsidR="004A3198" w:rsidRPr="00D16BAA" w:rsidRDefault="006225F2" w:rsidP="00141C76">
      <w:pPr>
        <w:ind w:firstLine="480"/>
      </w:pPr>
      <w:r w:rsidRPr="00D16BAA">
        <w:t>大规模并发请求的一般场景</w:t>
      </w:r>
      <w:r w:rsidR="008915C6">
        <w:t>：</w:t>
      </w:r>
    </w:p>
    <w:p w14:paraId="6DAA5A0E" w14:textId="77777777" w:rsidR="00EF4DAE" w:rsidRDefault="006225F2" w:rsidP="00EF4DAE">
      <w:pPr>
        <w:pStyle w:val="ad"/>
        <w:keepNext/>
      </w:pPr>
      <w:r w:rsidRPr="00D16BAA">
        <w:rPr>
          <w:noProof/>
        </w:rPr>
        <w:drawing>
          <wp:inline distT="0" distB="0" distL="114300" distR="114300" wp14:anchorId="55BC2577" wp14:editId="2DF63354">
            <wp:extent cx="4853940" cy="1526540"/>
            <wp:effectExtent l="9525" t="9525" r="13335" b="260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2"/>
                    <a:stretch>
                      <a:fillRect/>
                    </a:stretch>
                  </pic:blipFill>
                  <pic:spPr>
                    <a:xfrm>
                      <a:off x="0" y="0"/>
                      <a:ext cx="4853940" cy="1526540"/>
                    </a:xfrm>
                    <a:prstGeom prst="rect">
                      <a:avLst/>
                    </a:prstGeom>
                    <a:noFill/>
                    <a:ln w="9525">
                      <a:solidFill>
                        <a:schemeClr val="tx1"/>
                      </a:solidFill>
                      <a:miter/>
                    </a:ln>
                  </pic:spPr>
                </pic:pic>
              </a:graphicData>
            </a:graphic>
          </wp:inline>
        </w:drawing>
      </w:r>
    </w:p>
    <w:p w14:paraId="5F52B006" w14:textId="4DFB373E" w:rsidR="004A3198" w:rsidRDefault="00EF4DAE" w:rsidP="00EF4DAE">
      <w:pPr>
        <w:pStyle w:val="a3"/>
        <w:rPr>
          <w:highlight w:val="red"/>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21</w:t>
      </w:r>
      <w:r>
        <w:fldChar w:fldCharType="end"/>
      </w:r>
      <w:r>
        <w:rPr>
          <w:rFonts w:hint="eastAsia"/>
        </w:rPr>
        <w:t>大规模并发请求的一般场景</w:t>
      </w:r>
    </w:p>
    <w:p w14:paraId="0237D2A4" w14:textId="3C1E69D5" w:rsidR="004A3198" w:rsidRPr="00D16BAA" w:rsidRDefault="00335217" w:rsidP="00141C76">
      <w:pPr>
        <w:ind w:firstLine="480"/>
      </w:pPr>
      <w:r>
        <w:t>大规模并发请求的一般场景</w:t>
      </w:r>
      <w:r w:rsidR="001075A0">
        <w:rPr>
          <w:rFonts w:hint="eastAsia"/>
        </w:rPr>
        <w:t>生成</w:t>
      </w:r>
      <w:r w:rsidR="00345385">
        <w:t>：</w:t>
      </w:r>
    </w:p>
    <w:p w14:paraId="4F663431" w14:textId="77777777" w:rsidR="00EF4DAE" w:rsidRDefault="006225F2" w:rsidP="00EF4DAE">
      <w:pPr>
        <w:pStyle w:val="ad"/>
        <w:keepNext/>
      </w:pPr>
      <w:r w:rsidRPr="00D16BAA">
        <w:rPr>
          <w:noProof/>
        </w:rPr>
        <w:drawing>
          <wp:inline distT="0" distB="0" distL="114300" distR="114300" wp14:anchorId="591BE2F9" wp14:editId="1DDF52E9">
            <wp:extent cx="4895215" cy="2084070"/>
            <wp:effectExtent l="9525" t="9525" r="10160" b="209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3"/>
                    <a:stretch>
                      <a:fillRect/>
                    </a:stretch>
                  </pic:blipFill>
                  <pic:spPr>
                    <a:xfrm>
                      <a:off x="0" y="0"/>
                      <a:ext cx="4895215" cy="2084070"/>
                    </a:xfrm>
                    <a:prstGeom prst="rect">
                      <a:avLst/>
                    </a:prstGeom>
                    <a:noFill/>
                    <a:ln w="9525">
                      <a:solidFill>
                        <a:schemeClr val="tx1"/>
                      </a:solidFill>
                      <a:miter/>
                    </a:ln>
                  </pic:spPr>
                </pic:pic>
              </a:graphicData>
            </a:graphic>
          </wp:inline>
        </w:drawing>
      </w:r>
    </w:p>
    <w:p w14:paraId="204F8B4A" w14:textId="5132F4F8" w:rsidR="004A3198" w:rsidRDefault="00EF4DAE" w:rsidP="00EF4DAE">
      <w:pPr>
        <w:pStyle w:val="a3"/>
        <w:rPr>
          <w:highlight w:val="red"/>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22</w:t>
      </w:r>
      <w:r>
        <w:fldChar w:fldCharType="end"/>
      </w:r>
      <w:r>
        <w:rPr>
          <w:rFonts w:hint="eastAsia"/>
        </w:rPr>
        <w:t xml:space="preserve"> </w:t>
      </w:r>
      <w:r w:rsidR="001075A0">
        <w:rPr>
          <w:rFonts w:hint="eastAsia"/>
        </w:rPr>
        <w:t>大规模并发请求的一般场景生成</w:t>
      </w:r>
    </w:p>
    <w:p w14:paraId="269F6861" w14:textId="59E04A71" w:rsidR="004A3198" w:rsidRPr="00D16BAA" w:rsidRDefault="00873D3F" w:rsidP="00DF01A3">
      <w:pPr>
        <w:pStyle w:val="3"/>
        <w:ind w:firstLine="482"/>
      </w:pPr>
      <w:bookmarkStart w:id="81" w:name="_Toc480753603"/>
      <w:r>
        <w:lastRenderedPageBreak/>
        <w:t>3.6.3</w:t>
      </w:r>
      <w:r w:rsidR="008701DA">
        <w:rPr>
          <w:rFonts w:hint="eastAsia"/>
        </w:rPr>
        <w:t xml:space="preserve"> </w:t>
      </w:r>
      <w:r w:rsidR="006225F2" w:rsidRPr="00141C76">
        <w:rPr>
          <w:rFonts w:hint="eastAsia"/>
        </w:rPr>
        <w:t>Ｍ</w:t>
      </w:r>
      <w:r w:rsidR="006225F2" w:rsidRPr="00141C76">
        <w:rPr>
          <w:rFonts w:hint="eastAsia"/>
        </w:rPr>
        <w:t>VC</w:t>
      </w:r>
      <w:r w:rsidR="006225F2" w:rsidRPr="00141C76">
        <w:t>框架</w:t>
      </w:r>
      <w:r w:rsidR="006225F2" w:rsidRPr="00141C76">
        <w:rPr>
          <w:rFonts w:hint="eastAsia"/>
        </w:rPr>
        <w:t>需要避免过度解耦</w:t>
      </w:r>
      <w:bookmarkEnd w:id="81"/>
    </w:p>
    <w:p w14:paraId="4C742A8D" w14:textId="7149F61E" w:rsidR="004A3198" w:rsidRPr="00D16BAA" w:rsidRDefault="006225F2" w:rsidP="00141C76">
      <w:pPr>
        <w:ind w:firstLine="480"/>
      </w:pPr>
      <w:r w:rsidRPr="00D16BAA">
        <w:t>MVC</w:t>
      </w:r>
      <w:r w:rsidRPr="00D16BAA">
        <w:t>框架的主要特征是提供了模型</w:t>
      </w:r>
      <w:r w:rsidRPr="00D16BAA">
        <w:t>,</w:t>
      </w:r>
      <w:r w:rsidRPr="00D16BAA">
        <w:t>视图，控制等的分离，这为网站系统的开发和维护提供了积极的帮助</w:t>
      </w:r>
      <w:r w:rsidR="005926C0">
        <w:t>。</w:t>
      </w:r>
      <w:r w:rsidRPr="00D16BAA">
        <w:t>但是，如果</w:t>
      </w:r>
      <w:r w:rsidRPr="00D16BAA">
        <w:t>MVC</w:t>
      </w:r>
      <w:r w:rsidRPr="00D16BAA">
        <w:t>框架过分解耦，引入过多的中间抽象层，那么就反而会降低</w:t>
      </w:r>
      <w:r w:rsidRPr="00D16BAA">
        <w:t>MVC</w:t>
      </w:r>
      <w:r w:rsidRPr="00D16BAA">
        <w:t>框架的执行效率</w:t>
      </w:r>
      <w:r w:rsidR="005926C0">
        <w:t>。</w:t>
      </w:r>
    </w:p>
    <w:p w14:paraId="1F9150D8" w14:textId="21F2F4D0" w:rsidR="004A3198" w:rsidRPr="00D16BAA" w:rsidRDefault="006225F2">
      <w:pPr>
        <w:ind w:firstLineChars="0" w:firstLine="480"/>
      </w:pPr>
      <w:r w:rsidRPr="00D16BAA">
        <w:t>避免过度解耦的主要的关注点是</w:t>
      </w:r>
      <w:r w:rsidRPr="00D16BAA">
        <w:t>MVC</w:t>
      </w:r>
      <w:r w:rsidRPr="00D16BAA">
        <w:t>框架中间抽象层数的多少，这决定了模型，视图，控制等的相互协作的程度</w:t>
      </w:r>
      <w:r w:rsidR="005926C0">
        <w:t>。</w:t>
      </w:r>
    </w:p>
    <w:p w14:paraId="24D73E58" w14:textId="09071CEE" w:rsidR="004A3198" w:rsidRPr="00D16BAA" w:rsidRDefault="006225F2">
      <w:pPr>
        <w:ind w:firstLineChars="0" w:firstLine="480"/>
      </w:pPr>
      <w:r w:rsidRPr="00D16BAA">
        <w:t>避免过度解耦的一般场景</w:t>
      </w:r>
      <w:r w:rsidR="0085312E">
        <w:t>：</w:t>
      </w:r>
    </w:p>
    <w:p w14:paraId="6BD706E1" w14:textId="77777777" w:rsidR="009A523A" w:rsidRDefault="006225F2" w:rsidP="009A523A">
      <w:pPr>
        <w:pStyle w:val="ad"/>
        <w:keepNext/>
      </w:pPr>
      <w:r w:rsidRPr="00D16BAA">
        <w:rPr>
          <w:noProof/>
        </w:rPr>
        <w:drawing>
          <wp:inline distT="0" distB="0" distL="114300" distR="114300" wp14:anchorId="1B7C7011" wp14:editId="0FE3F13A">
            <wp:extent cx="4848860" cy="1775460"/>
            <wp:effectExtent l="9525" t="9525" r="18415" b="2476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4"/>
                    <a:stretch>
                      <a:fillRect/>
                    </a:stretch>
                  </pic:blipFill>
                  <pic:spPr>
                    <a:xfrm>
                      <a:off x="0" y="0"/>
                      <a:ext cx="4848860" cy="1775460"/>
                    </a:xfrm>
                    <a:prstGeom prst="rect">
                      <a:avLst/>
                    </a:prstGeom>
                    <a:noFill/>
                    <a:ln w="9525">
                      <a:solidFill>
                        <a:schemeClr val="tx1"/>
                      </a:solidFill>
                      <a:miter/>
                    </a:ln>
                  </pic:spPr>
                </pic:pic>
              </a:graphicData>
            </a:graphic>
          </wp:inline>
        </w:drawing>
      </w:r>
    </w:p>
    <w:p w14:paraId="707F8192" w14:textId="5783E6A1" w:rsidR="004A3198" w:rsidRDefault="009A523A" w:rsidP="009A523A">
      <w:pPr>
        <w:pStyle w:val="a3"/>
        <w:rPr>
          <w:highlight w:val="red"/>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23</w:t>
      </w:r>
      <w:r>
        <w:fldChar w:fldCharType="end"/>
      </w:r>
      <w:r>
        <w:rPr>
          <w:rFonts w:hint="eastAsia"/>
        </w:rPr>
        <w:t>避免过度解耦的一般场景</w:t>
      </w:r>
    </w:p>
    <w:p w14:paraId="669AA271" w14:textId="0FB48529" w:rsidR="004A3198" w:rsidRPr="00D16BAA" w:rsidRDefault="006225F2" w:rsidP="005926C0">
      <w:pPr>
        <w:ind w:firstLine="480"/>
      </w:pPr>
      <w:r w:rsidRPr="00D16BAA">
        <w:t>避免过度解耦的一般场景</w:t>
      </w:r>
      <w:r w:rsidR="001075A0">
        <w:rPr>
          <w:rFonts w:hint="eastAsia"/>
        </w:rPr>
        <w:t>生成</w:t>
      </w:r>
      <w:r w:rsidR="00E723F9">
        <w:rPr>
          <w:rFonts w:hint="eastAsia"/>
        </w:rPr>
        <w:t>：</w:t>
      </w:r>
    </w:p>
    <w:p w14:paraId="7BF27A04" w14:textId="77777777" w:rsidR="009A523A" w:rsidRDefault="006225F2" w:rsidP="009A523A">
      <w:pPr>
        <w:pStyle w:val="ad"/>
        <w:keepNext/>
      </w:pPr>
      <w:r w:rsidRPr="00D16BAA">
        <w:rPr>
          <w:noProof/>
        </w:rPr>
        <w:drawing>
          <wp:inline distT="0" distB="0" distL="114300" distR="114300" wp14:anchorId="36AA08A0" wp14:editId="3419B1B3">
            <wp:extent cx="4832350" cy="1954530"/>
            <wp:effectExtent l="9525" t="9525" r="15875" b="171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5"/>
                    <a:stretch>
                      <a:fillRect/>
                    </a:stretch>
                  </pic:blipFill>
                  <pic:spPr>
                    <a:xfrm>
                      <a:off x="0" y="0"/>
                      <a:ext cx="4832350" cy="1954530"/>
                    </a:xfrm>
                    <a:prstGeom prst="rect">
                      <a:avLst/>
                    </a:prstGeom>
                    <a:noFill/>
                    <a:ln w="9525">
                      <a:solidFill>
                        <a:schemeClr val="tx1"/>
                      </a:solidFill>
                      <a:miter/>
                    </a:ln>
                  </pic:spPr>
                </pic:pic>
              </a:graphicData>
            </a:graphic>
          </wp:inline>
        </w:drawing>
      </w:r>
    </w:p>
    <w:p w14:paraId="5556B22D" w14:textId="3844541C" w:rsidR="004A3198" w:rsidRDefault="009A523A" w:rsidP="009A523A">
      <w:pPr>
        <w:pStyle w:val="a3"/>
        <w:rPr>
          <w:highlight w:val="red"/>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24</w:t>
      </w:r>
      <w:r>
        <w:fldChar w:fldCharType="end"/>
      </w:r>
      <w:r w:rsidR="001075A0">
        <w:rPr>
          <w:rFonts w:hint="eastAsia"/>
        </w:rPr>
        <w:t>避免过度解耦的一般场景生成</w:t>
      </w:r>
    </w:p>
    <w:p w14:paraId="79FE3C1D" w14:textId="00F1FF8A" w:rsidR="004A3198" w:rsidRPr="00D16BAA" w:rsidRDefault="006225F2">
      <w:pPr>
        <w:pStyle w:val="3"/>
        <w:ind w:firstLine="482"/>
      </w:pPr>
      <w:bookmarkStart w:id="82" w:name="_Toc480753604"/>
      <w:r w:rsidRPr="00D16BAA">
        <w:t>3.6.4</w:t>
      </w:r>
      <w:r w:rsidR="00565340">
        <w:rPr>
          <w:rFonts w:hint="eastAsia"/>
        </w:rPr>
        <w:t xml:space="preserve"> </w:t>
      </w:r>
      <w:r w:rsidRPr="00D16BAA">
        <w:rPr>
          <w:rFonts w:hint="eastAsia"/>
        </w:rPr>
        <w:t>Ｍ</w:t>
      </w:r>
      <w:r w:rsidRPr="00D16BAA">
        <w:rPr>
          <w:rFonts w:hint="eastAsia"/>
        </w:rPr>
        <w:t>VC</w:t>
      </w:r>
      <w:r w:rsidRPr="00D16BAA">
        <w:t>框架</w:t>
      </w:r>
      <w:r w:rsidRPr="00D16BAA">
        <w:rPr>
          <w:rFonts w:hint="eastAsia"/>
        </w:rPr>
        <w:t>应当提供一定的</w:t>
      </w:r>
      <w:r w:rsidRPr="00D16BAA">
        <w:t>灵活性</w:t>
      </w:r>
      <w:bookmarkEnd w:id="82"/>
    </w:p>
    <w:p w14:paraId="29552796" w14:textId="3F9C151E" w:rsidR="004A3198" w:rsidRPr="00D16BAA" w:rsidRDefault="006225F2" w:rsidP="005926C0">
      <w:pPr>
        <w:ind w:firstLine="480"/>
      </w:pPr>
      <w:r w:rsidRPr="00D16BAA">
        <w:t>MVC</w:t>
      </w:r>
      <w:r w:rsidRPr="00D16BAA">
        <w:t>框架需要为使用者，即开发人员提供比较大的灵活性</w:t>
      </w:r>
      <w:r w:rsidR="005926C0">
        <w:t>。</w:t>
      </w:r>
      <w:r w:rsidRPr="00D16BAA">
        <w:t>主要的关注点是</w:t>
      </w:r>
      <w:r w:rsidRPr="00D16BAA">
        <w:t>MVC</w:t>
      </w:r>
      <w:r w:rsidRPr="00D16BAA">
        <w:t>应当为用户提供丰富的配置接口以及扩展接口等，方便开发人员的使用和对框架的二次开发，以有利于发挥开发人员的创造力，扩大框架的使用价值等</w:t>
      </w:r>
      <w:r w:rsidR="005926C0">
        <w:t>。</w:t>
      </w:r>
    </w:p>
    <w:p w14:paraId="42DC737E" w14:textId="2910E4F9" w:rsidR="004A3198" w:rsidRPr="00D16BAA" w:rsidRDefault="005926C0" w:rsidP="005926C0">
      <w:pPr>
        <w:ind w:firstLine="480"/>
      </w:pPr>
      <w:bookmarkStart w:id="83" w:name="_Toc478140214"/>
      <w:r>
        <w:t>框架的灵活性的一般场景：</w:t>
      </w:r>
    </w:p>
    <w:p w14:paraId="6A7093BC" w14:textId="77777777" w:rsidR="00A71996" w:rsidRDefault="006225F2" w:rsidP="00A71996">
      <w:pPr>
        <w:pStyle w:val="ad"/>
        <w:keepNext/>
      </w:pPr>
      <w:r w:rsidRPr="00D16BAA">
        <w:rPr>
          <w:noProof/>
        </w:rPr>
        <w:lastRenderedPageBreak/>
        <w:drawing>
          <wp:inline distT="0" distB="0" distL="114300" distR="114300" wp14:anchorId="58C2F61E" wp14:editId="4A68D1C9">
            <wp:extent cx="4828540" cy="1637030"/>
            <wp:effectExtent l="9525" t="9525" r="19685" b="1079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6"/>
                    <a:stretch>
                      <a:fillRect/>
                    </a:stretch>
                  </pic:blipFill>
                  <pic:spPr>
                    <a:xfrm>
                      <a:off x="0" y="0"/>
                      <a:ext cx="4828540" cy="1637030"/>
                    </a:xfrm>
                    <a:prstGeom prst="rect">
                      <a:avLst/>
                    </a:prstGeom>
                    <a:noFill/>
                    <a:ln w="9525">
                      <a:solidFill>
                        <a:schemeClr val="tx1"/>
                      </a:solidFill>
                      <a:miter/>
                    </a:ln>
                  </pic:spPr>
                </pic:pic>
              </a:graphicData>
            </a:graphic>
          </wp:inline>
        </w:drawing>
      </w:r>
    </w:p>
    <w:p w14:paraId="1E4785FD" w14:textId="58F24BBB" w:rsidR="004A3198" w:rsidRDefault="00A71996" w:rsidP="00A71996">
      <w:pPr>
        <w:pStyle w:val="a3"/>
        <w:rPr>
          <w:highlight w:val="red"/>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25</w:t>
      </w:r>
      <w:r>
        <w:fldChar w:fldCharType="end"/>
      </w:r>
      <w:r>
        <w:rPr>
          <w:rFonts w:hint="eastAsia"/>
        </w:rPr>
        <w:t xml:space="preserve"> </w:t>
      </w:r>
      <w:r>
        <w:rPr>
          <w:rFonts w:hint="eastAsia"/>
        </w:rPr>
        <w:t>框架灵活性的一般场景</w:t>
      </w:r>
    </w:p>
    <w:p w14:paraId="38EBECE3" w14:textId="47A6B17D" w:rsidR="004A3198" w:rsidRPr="00D16BAA" w:rsidRDefault="006225F2" w:rsidP="005926C0">
      <w:pPr>
        <w:ind w:firstLine="480"/>
      </w:pPr>
      <w:r w:rsidRPr="00D16BAA">
        <w:t>框架的灵活性的一般场景生成</w:t>
      </w:r>
      <w:r w:rsidR="004D2759">
        <w:t>：</w:t>
      </w:r>
    </w:p>
    <w:p w14:paraId="1880B309" w14:textId="4D27A36B" w:rsidR="001075A0" w:rsidRDefault="006225F2" w:rsidP="008E7E41">
      <w:pPr>
        <w:pStyle w:val="ad"/>
      </w:pPr>
      <w:r w:rsidRPr="00D16BAA">
        <w:rPr>
          <w:noProof/>
        </w:rPr>
        <w:drawing>
          <wp:inline distT="0" distB="0" distL="114300" distR="114300" wp14:anchorId="3244F3A6" wp14:editId="1A43E2CD">
            <wp:extent cx="4833620" cy="1898650"/>
            <wp:effectExtent l="9525" t="9525" r="14605" b="158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7"/>
                    <a:stretch>
                      <a:fillRect/>
                    </a:stretch>
                  </pic:blipFill>
                  <pic:spPr>
                    <a:xfrm>
                      <a:off x="0" y="0"/>
                      <a:ext cx="4833620" cy="1898650"/>
                    </a:xfrm>
                    <a:prstGeom prst="rect">
                      <a:avLst/>
                    </a:prstGeom>
                    <a:noFill/>
                    <a:ln w="9525">
                      <a:solidFill>
                        <a:schemeClr val="tx1"/>
                      </a:solidFill>
                      <a:miter/>
                    </a:ln>
                  </pic:spPr>
                </pic:pic>
              </a:graphicData>
            </a:graphic>
          </wp:inline>
        </w:drawing>
      </w:r>
    </w:p>
    <w:p w14:paraId="4DEBA039" w14:textId="3439B290" w:rsidR="004A3198" w:rsidRDefault="001075A0" w:rsidP="001075A0">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26</w:t>
      </w:r>
      <w:r>
        <w:fldChar w:fldCharType="end"/>
      </w:r>
      <w:r>
        <w:rPr>
          <w:rFonts w:hint="eastAsia"/>
        </w:rPr>
        <w:t xml:space="preserve"> </w:t>
      </w:r>
      <w:r>
        <w:rPr>
          <w:rFonts w:hint="eastAsia"/>
        </w:rPr>
        <w:t>框架灵活性的一般场景生成</w:t>
      </w:r>
    </w:p>
    <w:p w14:paraId="636E89CA" w14:textId="77777777" w:rsidR="004A3198" w:rsidRDefault="006225F2">
      <w:pPr>
        <w:pStyle w:val="2"/>
      </w:pPr>
      <w:bookmarkStart w:id="84" w:name="_Toc480753605"/>
      <w:r>
        <w:rPr>
          <w:rFonts w:hint="eastAsia"/>
        </w:rPr>
        <w:t xml:space="preserve">3.7 </w:t>
      </w:r>
      <w:r>
        <w:rPr>
          <w:rFonts w:hint="eastAsia"/>
        </w:rPr>
        <w:t>输入和输出</w:t>
      </w:r>
      <w:bookmarkEnd w:id="83"/>
      <w:bookmarkEnd w:id="84"/>
    </w:p>
    <w:p w14:paraId="22A8F77B" w14:textId="77777777" w:rsidR="004A3198" w:rsidRDefault="006225F2">
      <w:pPr>
        <w:ind w:firstLine="480"/>
      </w:pPr>
      <w:r>
        <w:rPr>
          <w:rFonts w:hint="eastAsia"/>
        </w:rPr>
        <w:t>对于浏览器来说，输入是</w:t>
      </w:r>
      <w:r>
        <w:rPr>
          <w:rFonts w:hint="eastAsia"/>
        </w:rPr>
        <w:t>http</w:t>
      </w:r>
      <w:r>
        <w:rPr>
          <w:rFonts w:hint="eastAsia"/>
        </w:rPr>
        <w:t>请求，输出是</w:t>
      </w:r>
      <w:r>
        <w:rPr>
          <w:rFonts w:hint="eastAsia"/>
        </w:rPr>
        <w:t>http</w:t>
      </w:r>
      <w:r>
        <w:rPr>
          <w:rFonts w:hint="eastAsia"/>
        </w:rPr>
        <w:t>响应。</w:t>
      </w:r>
    </w:p>
    <w:p w14:paraId="472AEF24" w14:textId="77777777" w:rsidR="004A3198" w:rsidRDefault="006225F2">
      <w:pPr>
        <w:ind w:firstLine="480"/>
      </w:pPr>
      <w:r>
        <w:rPr>
          <w:rFonts w:hint="eastAsia"/>
        </w:rPr>
        <w:t>对于开发人员来说，输入是代码，输出是可运行的二进制</w:t>
      </w:r>
      <w:r>
        <w:rPr>
          <w:rFonts w:hint="eastAsia"/>
        </w:rPr>
        <w:t>jar</w:t>
      </w:r>
      <w:r>
        <w:rPr>
          <w:rFonts w:hint="eastAsia"/>
        </w:rPr>
        <w:t>文件。</w:t>
      </w:r>
    </w:p>
    <w:p w14:paraId="55252087" w14:textId="77777777" w:rsidR="004A3198" w:rsidRDefault="006225F2">
      <w:pPr>
        <w:pStyle w:val="2"/>
      </w:pPr>
      <w:bookmarkStart w:id="85" w:name="_Toc478140215"/>
      <w:bookmarkStart w:id="86" w:name="_Toc480753606"/>
      <w:r>
        <w:rPr>
          <w:rFonts w:hint="eastAsia"/>
        </w:rPr>
        <w:t xml:space="preserve">3.8 </w:t>
      </w:r>
      <w:r>
        <w:rPr>
          <w:rFonts w:hint="eastAsia"/>
        </w:rPr>
        <w:t>数据库特性</w:t>
      </w:r>
      <w:bookmarkEnd w:id="85"/>
      <w:bookmarkEnd w:id="86"/>
    </w:p>
    <w:p w14:paraId="0C5DBCD4" w14:textId="77777777" w:rsidR="004A3198" w:rsidRDefault="006225F2">
      <w:pPr>
        <w:ind w:firstLine="480"/>
      </w:pPr>
      <w:r>
        <w:t>Blade</w:t>
      </w:r>
      <w:r>
        <w:rPr>
          <w:rFonts w:hint="eastAsia"/>
        </w:rPr>
        <w:t>d</w:t>
      </w:r>
      <w:r>
        <w:rPr>
          <w:rFonts w:hint="eastAsia"/>
        </w:rPr>
        <w:t>框架的数据库有以下特性：</w:t>
      </w:r>
    </w:p>
    <w:p w14:paraId="0321C612" w14:textId="77777777" w:rsidR="004A3198" w:rsidRDefault="006225F2">
      <w:pPr>
        <w:ind w:firstLine="480"/>
      </w:pPr>
      <w:r>
        <w:rPr>
          <w:rFonts w:hint="eastAsia"/>
        </w:rPr>
        <w:t>1</w:t>
      </w:r>
      <w:r>
        <w:rPr>
          <w:rFonts w:hint="eastAsia"/>
        </w:rPr>
        <w:t>）语法简介，代码量少</w:t>
      </w:r>
      <w:r>
        <w:rPr>
          <w:rFonts w:hint="eastAsia"/>
        </w:rPr>
        <w:t>,</w:t>
      </w:r>
      <w:r>
        <w:rPr>
          <w:rFonts w:hint="eastAsia"/>
        </w:rPr>
        <w:t>用极少的代码量就能实现相应的数据访问功能。</w:t>
      </w:r>
    </w:p>
    <w:p w14:paraId="41B844BB" w14:textId="77777777" w:rsidR="004A3198" w:rsidRDefault="006225F2">
      <w:pPr>
        <w:ind w:firstLine="480"/>
      </w:pPr>
      <w:r>
        <w:rPr>
          <w:rFonts w:hint="eastAsia"/>
        </w:rPr>
        <w:t>2</w:t>
      </w:r>
      <w:r>
        <w:rPr>
          <w:rFonts w:hint="eastAsia"/>
        </w:rPr>
        <w:t>）除了日志接口，不依赖第三方框架。</w:t>
      </w:r>
    </w:p>
    <w:p w14:paraId="55318982" w14:textId="77777777" w:rsidR="004A3198" w:rsidRDefault="006225F2">
      <w:pPr>
        <w:ind w:firstLine="480"/>
      </w:pPr>
      <w:r>
        <w:rPr>
          <w:rFonts w:hint="eastAsia"/>
        </w:rPr>
        <w:t>3</w:t>
      </w:r>
      <w:r>
        <w:rPr>
          <w:rFonts w:hint="eastAsia"/>
        </w:rPr>
        <w:t>）</w:t>
      </w:r>
      <w:r>
        <w:rPr>
          <w:rFonts w:hint="eastAsia"/>
        </w:rPr>
        <w:t>DSL</w:t>
      </w:r>
      <w:r>
        <w:rPr>
          <w:rFonts w:hint="eastAsia"/>
        </w:rPr>
        <w:t>风格，在程序编写过程中，类似于一种链式风格。</w:t>
      </w:r>
    </w:p>
    <w:p w14:paraId="68752D52" w14:textId="77777777" w:rsidR="004A3198" w:rsidRDefault="006225F2">
      <w:pPr>
        <w:ind w:firstLine="480"/>
      </w:pPr>
      <w:r>
        <w:rPr>
          <w:rFonts w:hint="eastAsia"/>
        </w:rPr>
        <w:t>4</w:t>
      </w:r>
      <w:r>
        <w:rPr>
          <w:rFonts w:hint="eastAsia"/>
        </w:rPr>
        <w:t>）内置连接池，支持与其他连接池共用。</w:t>
      </w:r>
    </w:p>
    <w:p w14:paraId="72588E9C" w14:textId="77777777" w:rsidR="004A3198" w:rsidRDefault="006225F2">
      <w:pPr>
        <w:pStyle w:val="2"/>
      </w:pPr>
      <w:bookmarkStart w:id="87" w:name="_Toc478140216"/>
      <w:bookmarkStart w:id="88" w:name="_Toc480753607"/>
      <w:r>
        <w:rPr>
          <w:rFonts w:hint="eastAsia"/>
        </w:rPr>
        <w:t xml:space="preserve">3.9 </w:t>
      </w:r>
      <w:r>
        <w:rPr>
          <w:rFonts w:hint="eastAsia"/>
        </w:rPr>
        <w:t>故障处理</w:t>
      </w:r>
      <w:bookmarkEnd w:id="87"/>
      <w:bookmarkEnd w:id="88"/>
    </w:p>
    <w:p w14:paraId="4A63DF1F" w14:textId="77777777" w:rsidR="004A3198" w:rsidRDefault="006225F2">
      <w:pPr>
        <w:ind w:firstLine="480"/>
      </w:pPr>
      <w:r>
        <w:rPr>
          <w:rFonts w:hint="eastAsia"/>
        </w:rPr>
        <w:t>在浏览器执行请求操作时，如若出现以下错误，则调用框架内置的</w:t>
      </w:r>
      <w:r>
        <w:rPr>
          <w:rFonts w:hint="eastAsia"/>
        </w:rPr>
        <w:t>400</w:t>
      </w:r>
      <w:r>
        <w:rPr>
          <w:rFonts w:hint="eastAsia"/>
        </w:rPr>
        <w:t>错误界面，并显示，同时提示出错信息。</w:t>
      </w:r>
    </w:p>
    <w:tbl>
      <w:tblPr>
        <w:tblStyle w:val="ab"/>
        <w:tblW w:w="8296" w:type="dxa"/>
        <w:tblLayout w:type="fixed"/>
        <w:tblLook w:val="04A0" w:firstRow="1" w:lastRow="0" w:firstColumn="1" w:lastColumn="0" w:noHBand="0" w:noVBand="1"/>
      </w:tblPr>
      <w:tblGrid>
        <w:gridCol w:w="8296"/>
      </w:tblGrid>
      <w:tr w:rsidR="004A3198" w14:paraId="617A380D" w14:textId="77777777">
        <w:tc>
          <w:tcPr>
            <w:tcW w:w="8296" w:type="dxa"/>
          </w:tcPr>
          <w:tbl>
            <w:tblPr>
              <w:tblW w:w="8080" w:type="dxa"/>
              <w:tblLayout w:type="fixed"/>
              <w:tblLook w:val="04A0" w:firstRow="1" w:lastRow="0" w:firstColumn="1" w:lastColumn="0" w:noHBand="0" w:noVBand="1"/>
            </w:tblPr>
            <w:tblGrid>
              <w:gridCol w:w="8080"/>
            </w:tblGrid>
            <w:tr w:rsidR="004A3198" w14:paraId="4AF3EF7C" w14:textId="77777777">
              <w:tc>
                <w:tcPr>
                  <w:tcW w:w="8080" w:type="dxa"/>
                </w:tcPr>
                <w:p w14:paraId="74738A31" w14:textId="77777777" w:rsidR="004A3198" w:rsidRDefault="006225F2">
                  <w:pPr>
                    <w:ind w:firstLine="480"/>
                    <w:rPr>
                      <w:shd w:val="clear" w:color="auto" w:fill="FFFFFF"/>
                    </w:rPr>
                  </w:pPr>
                  <w:r>
                    <w:rPr>
                      <w:rFonts w:hint="eastAsia"/>
                      <w:shd w:val="clear" w:color="auto" w:fill="FFFFFF"/>
                    </w:rPr>
                    <w:lastRenderedPageBreak/>
                    <w:t xml:space="preserve">HTTP 400 - </w:t>
                  </w:r>
                  <w:r>
                    <w:rPr>
                      <w:rFonts w:hint="eastAsia"/>
                      <w:shd w:val="clear" w:color="auto" w:fill="FFFFFF"/>
                    </w:rPr>
                    <w:t>请求无效</w:t>
                  </w:r>
                </w:p>
                <w:p w14:paraId="0F896327" w14:textId="77777777" w:rsidR="004A3198" w:rsidRDefault="006225F2">
                  <w:pPr>
                    <w:ind w:firstLine="480"/>
                    <w:rPr>
                      <w:shd w:val="clear" w:color="auto" w:fill="FFFFFF"/>
                    </w:rPr>
                  </w:pPr>
                  <w:r>
                    <w:rPr>
                      <w:rFonts w:hint="eastAsia"/>
                      <w:shd w:val="clear" w:color="auto" w:fill="FFFFFF"/>
                    </w:rPr>
                    <w:t xml:space="preserve">HTTP 401.1 - </w:t>
                  </w:r>
                  <w:r>
                    <w:rPr>
                      <w:rFonts w:hint="eastAsia"/>
                      <w:shd w:val="clear" w:color="auto" w:fill="FFFFFF"/>
                    </w:rPr>
                    <w:t>未授权：登录失败</w:t>
                  </w:r>
                </w:p>
                <w:p w14:paraId="24AD91A2" w14:textId="77777777" w:rsidR="004A3198" w:rsidRDefault="006225F2">
                  <w:pPr>
                    <w:ind w:firstLine="480"/>
                    <w:rPr>
                      <w:shd w:val="clear" w:color="auto" w:fill="FFFFFF"/>
                    </w:rPr>
                  </w:pPr>
                  <w:r>
                    <w:rPr>
                      <w:rFonts w:hint="eastAsia"/>
                      <w:shd w:val="clear" w:color="auto" w:fill="FFFFFF"/>
                    </w:rPr>
                    <w:t xml:space="preserve">HTTP 401.2 - </w:t>
                  </w:r>
                  <w:r>
                    <w:rPr>
                      <w:rFonts w:hint="eastAsia"/>
                      <w:shd w:val="clear" w:color="auto" w:fill="FFFFFF"/>
                    </w:rPr>
                    <w:t>未授权：服务器配置问题导致登录失败</w:t>
                  </w:r>
                </w:p>
                <w:p w14:paraId="31B8ABC0" w14:textId="77777777" w:rsidR="004A3198" w:rsidRDefault="006225F2">
                  <w:pPr>
                    <w:ind w:firstLine="480"/>
                    <w:rPr>
                      <w:shd w:val="clear" w:color="auto" w:fill="FFFFFF"/>
                    </w:rPr>
                  </w:pPr>
                  <w:r>
                    <w:rPr>
                      <w:rFonts w:hint="eastAsia"/>
                      <w:shd w:val="clear" w:color="auto" w:fill="FFFFFF"/>
                    </w:rPr>
                    <w:t xml:space="preserve">HTTP 401.3 - ACL </w:t>
                  </w:r>
                  <w:r>
                    <w:rPr>
                      <w:rFonts w:hint="eastAsia"/>
                      <w:shd w:val="clear" w:color="auto" w:fill="FFFFFF"/>
                    </w:rPr>
                    <w:t>禁止访问资源</w:t>
                  </w:r>
                </w:p>
                <w:p w14:paraId="14A1AB8F" w14:textId="77777777" w:rsidR="004A3198" w:rsidRDefault="006225F2">
                  <w:pPr>
                    <w:ind w:firstLine="480"/>
                    <w:rPr>
                      <w:shd w:val="clear" w:color="auto" w:fill="FFFFFF"/>
                    </w:rPr>
                  </w:pPr>
                  <w:r>
                    <w:rPr>
                      <w:rFonts w:hint="eastAsia"/>
                      <w:shd w:val="clear" w:color="auto" w:fill="FFFFFF"/>
                    </w:rPr>
                    <w:t xml:space="preserve">HTTP 401.4 - </w:t>
                  </w:r>
                  <w:r>
                    <w:rPr>
                      <w:rFonts w:hint="eastAsia"/>
                      <w:shd w:val="clear" w:color="auto" w:fill="FFFFFF"/>
                    </w:rPr>
                    <w:t>未授权：授权被</w:t>
                  </w:r>
                  <w:proofErr w:type="gramStart"/>
                  <w:r>
                    <w:rPr>
                      <w:rFonts w:hint="eastAsia"/>
                      <w:shd w:val="clear" w:color="auto" w:fill="FFFFFF"/>
                    </w:rPr>
                    <w:t>筛选器</w:t>
                  </w:r>
                  <w:proofErr w:type="gramEnd"/>
                  <w:r>
                    <w:rPr>
                      <w:rFonts w:hint="eastAsia"/>
                      <w:shd w:val="clear" w:color="auto" w:fill="FFFFFF"/>
                    </w:rPr>
                    <w:t>拒绝</w:t>
                  </w:r>
                </w:p>
                <w:p w14:paraId="193F5961" w14:textId="77777777" w:rsidR="004A3198" w:rsidRDefault="006225F2">
                  <w:pPr>
                    <w:ind w:firstLine="480"/>
                    <w:rPr>
                      <w:shd w:val="clear" w:color="auto" w:fill="FFFFFF"/>
                    </w:rPr>
                  </w:pPr>
                  <w:r>
                    <w:rPr>
                      <w:rFonts w:hint="eastAsia"/>
                      <w:shd w:val="clear" w:color="auto" w:fill="FFFFFF"/>
                    </w:rPr>
                    <w:t xml:space="preserve">HTTP 401.5 - </w:t>
                  </w:r>
                  <w:r>
                    <w:rPr>
                      <w:rFonts w:hint="eastAsia"/>
                      <w:shd w:val="clear" w:color="auto" w:fill="FFFFFF"/>
                    </w:rPr>
                    <w:t>未授权：</w:t>
                  </w:r>
                  <w:r>
                    <w:rPr>
                      <w:rFonts w:hint="eastAsia"/>
                      <w:shd w:val="clear" w:color="auto" w:fill="FFFFFF"/>
                    </w:rPr>
                    <w:t xml:space="preserve">ISAPI </w:t>
                  </w:r>
                  <w:r>
                    <w:rPr>
                      <w:rFonts w:hint="eastAsia"/>
                      <w:shd w:val="clear" w:color="auto" w:fill="FFFFFF"/>
                    </w:rPr>
                    <w:t>或</w:t>
                  </w:r>
                  <w:r>
                    <w:rPr>
                      <w:rFonts w:hint="eastAsia"/>
                      <w:shd w:val="clear" w:color="auto" w:fill="FFFFFF"/>
                    </w:rPr>
                    <w:t xml:space="preserve"> CGI </w:t>
                  </w:r>
                  <w:r>
                    <w:rPr>
                      <w:rFonts w:hint="eastAsia"/>
                      <w:shd w:val="clear" w:color="auto" w:fill="FFFFFF"/>
                    </w:rPr>
                    <w:t>授权失败</w:t>
                  </w:r>
                </w:p>
                <w:p w14:paraId="2E549C35" w14:textId="77777777" w:rsidR="004A3198" w:rsidRDefault="006225F2">
                  <w:pPr>
                    <w:ind w:firstLine="480"/>
                    <w:rPr>
                      <w:shd w:val="clear" w:color="auto" w:fill="FFFFFF"/>
                    </w:rPr>
                  </w:pPr>
                  <w:r>
                    <w:rPr>
                      <w:rFonts w:hint="eastAsia"/>
                      <w:shd w:val="clear" w:color="auto" w:fill="FFFFFF"/>
                    </w:rPr>
                    <w:t xml:space="preserve">HTTP 403 - </w:t>
                  </w:r>
                  <w:r>
                    <w:rPr>
                      <w:rFonts w:hint="eastAsia"/>
                      <w:shd w:val="clear" w:color="auto" w:fill="FFFFFF"/>
                    </w:rPr>
                    <w:t>禁止访问</w:t>
                  </w:r>
                </w:p>
                <w:p w14:paraId="7EF9590B" w14:textId="77777777" w:rsidR="004A3198" w:rsidRDefault="006225F2">
                  <w:pPr>
                    <w:ind w:firstLine="480"/>
                    <w:rPr>
                      <w:shd w:val="clear" w:color="auto" w:fill="FFFFFF"/>
                    </w:rPr>
                  </w:pPr>
                  <w:r>
                    <w:rPr>
                      <w:rFonts w:hint="eastAsia"/>
                      <w:shd w:val="clear" w:color="auto" w:fill="FFFFFF"/>
                    </w:rPr>
                    <w:t xml:space="preserve">HTTP 403 - </w:t>
                  </w:r>
                  <w:r>
                    <w:rPr>
                      <w:rFonts w:hint="eastAsia"/>
                      <w:shd w:val="clear" w:color="auto" w:fill="FFFFFF"/>
                    </w:rPr>
                    <w:t>对</w:t>
                  </w:r>
                  <w:r>
                    <w:rPr>
                      <w:rFonts w:hint="eastAsia"/>
                      <w:shd w:val="clear" w:color="auto" w:fill="FFFFFF"/>
                    </w:rPr>
                    <w:t xml:space="preserve"> Internet </w:t>
                  </w:r>
                  <w:r>
                    <w:rPr>
                      <w:rFonts w:hint="eastAsia"/>
                      <w:shd w:val="clear" w:color="auto" w:fill="FFFFFF"/>
                    </w:rPr>
                    <w:t>服务管理器</w:t>
                  </w:r>
                  <w:r>
                    <w:rPr>
                      <w:rFonts w:hint="eastAsia"/>
                      <w:shd w:val="clear" w:color="auto" w:fill="FFFFFF"/>
                    </w:rPr>
                    <w:t xml:space="preserve"> (HTML) </w:t>
                  </w:r>
                  <w:r>
                    <w:rPr>
                      <w:rFonts w:hint="eastAsia"/>
                      <w:shd w:val="clear" w:color="auto" w:fill="FFFFFF"/>
                    </w:rPr>
                    <w:t>的</w:t>
                  </w:r>
                  <w:proofErr w:type="gramStart"/>
                  <w:r>
                    <w:rPr>
                      <w:rFonts w:hint="eastAsia"/>
                      <w:shd w:val="clear" w:color="auto" w:fill="FFFFFF"/>
                    </w:rPr>
                    <w:t>访问仅</w:t>
                  </w:r>
                  <w:proofErr w:type="gramEnd"/>
                  <w:r>
                    <w:rPr>
                      <w:rFonts w:hint="eastAsia"/>
                      <w:shd w:val="clear" w:color="auto" w:fill="FFFFFF"/>
                    </w:rPr>
                    <w:t>限于</w:t>
                  </w:r>
                  <w:r>
                    <w:rPr>
                      <w:rFonts w:hint="eastAsia"/>
                      <w:shd w:val="clear" w:color="auto" w:fill="FFFFFF"/>
                    </w:rPr>
                    <w:t xml:space="preserve"> </w:t>
                  </w:r>
                  <w:proofErr w:type="spellStart"/>
                  <w:r>
                    <w:rPr>
                      <w:rFonts w:hint="eastAsia"/>
                      <w:shd w:val="clear" w:color="auto" w:fill="FFFFFF"/>
                    </w:rPr>
                    <w:t>Localhost</w:t>
                  </w:r>
                  <w:proofErr w:type="spellEnd"/>
                </w:p>
                <w:p w14:paraId="3ED9F940" w14:textId="77777777" w:rsidR="004A3198" w:rsidRDefault="006225F2">
                  <w:pPr>
                    <w:ind w:firstLine="480"/>
                    <w:rPr>
                      <w:shd w:val="clear" w:color="auto" w:fill="FFFFFF"/>
                    </w:rPr>
                  </w:pPr>
                  <w:r>
                    <w:rPr>
                      <w:rFonts w:hint="eastAsia"/>
                      <w:shd w:val="clear" w:color="auto" w:fill="FFFFFF"/>
                    </w:rPr>
                    <w:t xml:space="preserve">HTTP 403.1 </w:t>
                  </w:r>
                  <w:r>
                    <w:rPr>
                      <w:rFonts w:hint="eastAsia"/>
                      <w:shd w:val="clear" w:color="auto" w:fill="FFFFFF"/>
                    </w:rPr>
                    <w:t>禁止访问：禁止可执行访问</w:t>
                  </w:r>
                </w:p>
                <w:p w14:paraId="4B3BE8A3" w14:textId="77777777" w:rsidR="004A3198" w:rsidRDefault="006225F2">
                  <w:pPr>
                    <w:ind w:firstLine="480"/>
                    <w:rPr>
                      <w:shd w:val="clear" w:color="auto" w:fill="FFFFFF"/>
                    </w:rPr>
                  </w:pPr>
                  <w:r>
                    <w:rPr>
                      <w:rFonts w:hint="eastAsia"/>
                      <w:shd w:val="clear" w:color="auto" w:fill="FFFFFF"/>
                    </w:rPr>
                    <w:t xml:space="preserve">HTTP 403.2 - </w:t>
                  </w:r>
                  <w:r>
                    <w:rPr>
                      <w:rFonts w:hint="eastAsia"/>
                      <w:shd w:val="clear" w:color="auto" w:fill="FFFFFF"/>
                    </w:rPr>
                    <w:t>禁止访问：禁止读访问</w:t>
                  </w:r>
                </w:p>
                <w:p w14:paraId="54588DA1" w14:textId="77777777" w:rsidR="004A3198" w:rsidRDefault="006225F2">
                  <w:pPr>
                    <w:ind w:firstLine="480"/>
                    <w:rPr>
                      <w:shd w:val="clear" w:color="auto" w:fill="FFFFFF"/>
                    </w:rPr>
                  </w:pPr>
                  <w:r>
                    <w:rPr>
                      <w:rFonts w:hint="eastAsia"/>
                      <w:shd w:val="clear" w:color="auto" w:fill="FFFFFF"/>
                    </w:rPr>
                    <w:t xml:space="preserve">HTTP 403.3 - </w:t>
                  </w:r>
                  <w:r>
                    <w:rPr>
                      <w:rFonts w:hint="eastAsia"/>
                      <w:shd w:val="clear" w:color="auto" w:fill="FFFFFF"/>
                    </w:rPr>
                    <w:t>禁止访问：禁止写访问</w:t>
                  </w:r>
                </w:p>
                <w:p w14:paraId="643E4037" w14:textId="77777777" w:rsidR="004A3198" w:rsidRDefault="006225F2">
                  <w:pPr>
                    <w:ind w:firstLine="480"/>
                    <w:rPr>
                      <w:shd w:val="clear" w:color="auto" w:fill="FFFFFF"/>
                    </w:rPr>
                  </w:pPr>
                  <w:r>
                    <w:rPr>
                      <w:rFonts w:hint="eastAsia"/>
                      <w:shd w:val="clear" w:color="auto" w:fill="FFFFFF"/>
                    </w:rPr>
                    <w:t xml:space="preserve">HTTP 403.4 - </w:t>
                  </w:r>
                  <w:r>
                    <w:rPr>
                      <w:rFonts w:hint="eastAsia"/>
                      <w:shd w:val="clear" w:color="auto" w:fill="FFFFFF"/>
                    </w:rPr>
                    <w:t>禁止访问：要求</w:t>
                  </w:r>
                  <w:r>
                    <w:rPr>
                      <w:rFonts w:hint="eastAsia"/>
                      <w:shd w:val="clear" w:color="auto" w:fill="FFFFFF"/>
                    </w:rPr>
                    <w:t xml:space="preserve"> SSL</w:t>
                  </w:r>
                </w:p>
                <w:p w14:paraId="433258F2" w14:textId="77777777" w:rsidR="004A3198" w:rsidRDefault="006225F2">
                  <w:pPr>
                    <w:ind w:firstLine="480"/>
                    <w:rPr>
                      <w:shd w:val="clear" w:color="auto" w:fill="FFFFFF"/>
                    </w:rPr>
                  </w:pPr>
                  <w:r>
                    <w:rPr>
                      <w:rFonts w:hint="eastAsia"/>
                      <w:shd w:val="clear" w:color="auto" w:fill="FFFFFF"/>
                    </w:rPr>
                    <w:t xml:space="preserve">HTTP 403.5 - </w:t>
                  </w:r>
                  <w:r>
                    <w:rPr>
                      <w:rFonts w:hint="eastAsia"/>
                      <w:shd w:val="clear" w:color="auto" w:fill="FFFFFF"/>
                    </w:rPr>
                    <w:t>禁止访问：要求</w:t>
                  </w:r>
                  <w:r>
                    <w:rPr>
                      <w:rFonts w:hint="eastAsia"/>
                      <w:shd w:val="clear" w:color="auto" w:fill="FFFFFF"/>
                    </w:rPr>
                    <w:t xml:space="preserve"> SSL 128</w:t>
                  </w:r>
                </w:p>
                <w:p w14:paraId="7D8B0305" w14:textId="77777777" w:rsidR="004A3198" w:rsidRDefault="006225F2">
                  <w:pPr>
                    <w:ind w:firstLine="480"/>
                    <w:rPr>
                      <w:shd w:val="clear" w:color="auto" w:fill="FFFFFF"/>
                    </w:rPr>
                  </w:pPr>
                  <w:r>
                    <w:rPr>
                      <w:rFonts w:hint="eastAsia"/>
                      <w:shd w:val="clear" w:color="auto" w:fill="FFFFFF"/>
                    </w:rPr>
                    <w:t xml:space="preserve">HTTP 403.6 - </w:t>
                  </w:r>
                  <w:r>
                    <w:rPr>
                      <w:rFonts w:hint="eastAsia"/>
                      <w:shd w:val="clear" w:color="auto" w:fill="FFFFFF"/>
                    </w:rPr>
                    <w:t>禁止访问：</w:t>
                  </w:r>
                  <w:r>
                    <w:rPr>
                      <w:rFonts w:hint="eastAsia"/>
                      <w:shd w:val="clear" w:color="auto" w:fill="FFFFFF"/>
                    </w:rPr>
                    <w:t xml:space="preserve">IP </w:t>
                  </w:r>
                  <w:r>
                    <w:rPr>
                      <w:rFonts w:hint="eastAsia"/>
                      <w:shd w:val="clear" w:color="auto" w:fill="FFFFFF"/>
                    </w:rPr>
                    <w:t>地址被拒绝</w:t>
                  </w:r>
                </w:p>
                <w:p w14:paraId="58FFBF1E" w14:textId="77777777" w:rsidR="004A3198" w:rsidRDefault="006225F2">
                  <w:pPr>
                    <w:ind w:firstLine="480"/>
                    <w:rPr>
                      <w:shd w:val="clear" w:color="auto" w:fill="FFFFFF"/>
                    </w:rPr>
                  </w:pPr>
                  <w:r>
                    <w:rPr>
                      <w:rFonts w:hint="eastAsia"/>
                      <w:shd w:val="clear" w:color="auto" w:fill="FFFFFF"/>
                    </w:rPr>
                    <w:t xml:space="preserve">HTTP 403.7 - </w:t>
                  </w:r>
                  <w:r>
                    <w:rPr>
                      <w:rFonts w:hint="eastAsia"/>
                      <w:shd w:val="clear" w:color="auto" w:fill="FFFFFF"/>
                    </w:rPr>
                    <w:t>禁止访问：要求客户证书</w:t>
                  </w:r>
                </w:p>
                <w:p w14:paraId="6653B5BE" w14:textId="77777777" w:rsidR="004A3198" w:rsidRDefault="006225F2">
                  <w:pPr>
                    <w:ind w:firstLine="480"/>
                    <w:rPr>
                      <w:shd w:val="clear" w:color="auto" w:fill="FFFFFF"/>
                    </w:rPr>
                  </w:pPr>
                  <w:r>
                    <w:rPr>
                      <w:rFonts w:hint="eastAsia"/>
                      <w:shd w:val="clear" w:color="auto" w:fill="FFFFFF"/>
                    </w:rPr>
                    <w:t xml:space="preserve">HTTP 403.8 - </w:t>
                  </w:r>
                  <w:r>
                    <w:rPr>
                      <w:rFonts w:hint="eastAsia"/>
                      <w:shd w:val="clear" w:color="auto" w:fill="FFFFFF"/>
                    </w:rPr>
                    <w:t>禁止访问：禁止站点访问</w:t>
                  </w:r>
                </w:p>
                <w:p w14:paraId="34701DAE" w14:textId="77777777" w:rsidR="004A3198" w:rsidRDefault="006225F2">
                  <w:pPr>
                    <w:ind w:firstLine="480"/>
                    <w:rPr>
                      <w:shd w:val="clear" w:color="auto" w:fill="FFFFFF"/>
                    </w:rPr>
                  </w:pPr>
                  <w:r>
                    <w:rPr>
                      <w:rFonts w:hint="eastAsia"/>
                      <w:shd w:val="clear" w:color="auto" w:fill="FFFFFF"/>
                    </w:rPr>
                    <w:t xml:space="preserve">HTTP 403.9 - </w:t>
                  </w:r>
                  <w:r>
                    <w:rPr>
                      <w:rFonts w:hint="eastAsia"/>
                      <w:shd w:val="clear" w:color="auto" w:fill="FFFFFF"/>
                    </w:rPr>
                    <w:t>禁止访问：连接的用户过多</w:t>
                  </w:r>
                </w:p>
                <w:p w14:paraId="4C2F6604" w14:textId="77777777" w:rsidR="004A3198" w:rsidRDefault="006225F2">
                  <w:pPr>
                    <w:ind w:firstLine="480"/>
                    <w:rPr>
                      <w:shd w:val="clear" w:color="auto" w:fill="FFFFFF"/>
                    </w:rPr>
                  </w:pPr>
                  <w:r>
                    <w:rPr>
                      <w:rFonts w:hint="eastAsia"/>
                      <w:shd w:val="clear" w:color="auto" w:fill="FFFFFF"/>
                    </w:rPr>
                    <w:t xml:space="preserve">HTTP 403.10 - </w:t>
                  </w:r>
                  <w:r>
                    <w:rPr>
                      <w:rFonts w:hint="eastAsia"/>
                      <w:shd w:val="clear" w:color="auto" w:fill="FFFFFF"/>
                    </w:rPr>
                    <w:t>禁止访问：配置无效</w:t>
                  </w:r>
                </w:p>
                <w:p w14:paraId="51697E12" w14:textId="77777777" w:rsidR="004A3198" w:rsidRDefault="006225F2">
                  <w:pPr>
                    <w:ind w:firstLine="480"/>
                    <w:rPr>
                      <w:shd w:val="clear" w:color="auto" w:fill="FFFFFF"/>
                    </w:rPr>
                  </w:pPr>
                  <w:r>
                    <w:rPr>
                      <w:rFonts w:hint="eastAsia"/>
                      <w:shd w:val="clear" w:color="auto" w:fill="FFFFFF"/>
                    </w:rPr>
                    <w:t xml:space="preserve">HTTP 403.11 - </w:t>
                  </w:r>
                  <w:r>
                    <w:rPr>
                      <w:rFonts w:hint="eastAsia"/>
                      <w:shd w:val="clear" w:color="auto" w:fill="FFFFFF"/>
                    </w:rPr>
                    <w:t>禁止访问：密码更改</w:t>
                  </w:r>
                </w:p>
                <w:p w14:paraId="5716517A" w14:textId="77777777" w:rsidR="004A3198" w:rsidRDefault="006225F2">
                  <w:pPr>
                    <w:ind w:firstLine="480"/>
                    <w:rPr>
                      <w:shd w:val="clear" w:color="auto" w:fill="FFFFFF"/>
                    </w:rPr>
                  </w:pPr>
                  <w:r>
                    <w:rPr>
                      <w:rFonts w:hint="eastAsia"/>
                      <w:shd w:val="clear" w:color="auto" w:fill="FFFFFF"/>
                    </w:rPr>
                    <w:t xml:space="preserve">HTTP 403.12 - </w:t>
                  </w:r>
                  <w:r>
                    <w:rPr>
                      <w:rFonts w:hint="eastAsia"/>
                      <w:shd w:val="clear" w:color="auto" w:fill="FFFFFF"/>
                    </w:rPr>
                    <w:t>禁止访问：映射</w:t>
                  </w:r>
                  <w:proofErr w:type="gramStart"/>
                  <w:r>
                    <w:rPr>
                      <w:rFonts w:hint="eastAsia"/>
                      <w:shd w:val="clear" w:color="auto" w:fill="FFFFFF"/>
                    </w:rPr>
                    <w:t>器拒绝</w:t>
                  </w:r>
                  <w:proofErr w:type="gramEnd"/>
                  <w:r>
                    <w:rPr>
                      <w:rFonts w:hint="eastAsia"/>
                      <w:shd w:val="clear" w:color="auto" w:fill="FFFFFF"/>
                    </w:rPr>
                    <w:t>访问</w:t>
                  </w:r>
                </w:p>
                <w:p w14:paraId="0E40A677" w14:textId="77777777" w:rsidR="004A3198" w:rsidRDefault="006225F2">
                  <w:pPr>
                    <w:ind w:firstLine="480"/>
                    <w:rPr>
                      <w:shd w:val="clear" w:color="auto" w:fill="FFFFFF"/>
                    </w:rPr>
                  </w:pPr>
                  <w:r>
                    <w:rPr>
                      <w:rFonts w:hint="eastAsia"/>
                      <w:shd w:val="clear" w:color="auto" w:fill="FFFFFF"/>
                    </w:rPr>
                    <w:t xml:space="preserve">HTTP 403.13 - </w:t>
                  </w:r>
                  <w:r>
                    <w:rPr>
                      <w:rFonts w:hint="eastAsia"/>
                      <w:shd w:val="clear" w:color="auto" w:fill="FFFFFF"/>
                    </w:rPr>
                    <w:t>禁止访问：客户证书已被吊销</w:t>
                  </w:r>
                </w:p>
                <w:p w14:paraId="613EE158" w14:textId="77777777" w:rsidR="004A3198" w:rsidRDefault="006225F2">
                  <w:pPr>
                    <w:ind w:firstLine="480"/>
                    <w:rPr>
                      <w:shd w:val="clear" w:color="auto" w:fill="FFFFFF"/>
                    </w:rPr>
                  </w:pPr>
                  <w:r>
                    <w:rPr>
                      <w:rFonts w:hint="eastAsia"/>
                      <w:shd w:val="clear" w:color="auto" w:fill="FFFFFF"/>
                    </w:rPr>
                    <w:t xml:space="preserve">HTTP 403.15 - </w:t>
                  </w:r>
                  <w:r>
                    <w:rPr>
                      <w:rFonts w:hint="eastAsia"/>
                      <w:shd w:val="clear" w:color="auto" w:fill="FFFFFF"/>
                    </w:rPr>
                    <w:t>禁止访问：客户访问许可过多</w:t>
                  </w:r>
                </w:p>
                <w:p w14:paraId="4457DD10" w14:textId="77777777" w:rsidR="004A3198" w:rsidRDefault="006225F2">
                  <w:pPr>
                    <w:ind w:firstLine="480"/>
                    <w:rPr>
                      <w:shd w:val="clear" w:color="auto" w:fill="FFFFFF"/>
                    </w:rPr>
                  </w:pPr>
                  <w:r>
                    <w:rPr>
                      <w:rFonts w:hint="eastAsia"/>
                      <w:shd w:val="clear" w:color="auto" w:fill="FFFFFF"/>
                    </w:rPr>
                    <w:t xml:space="preserve">HTTP 403.16 - </w:t>
                  </w:r>
                  <w:r>
                    <w:rPr>
                      <w:rFonts w:hint="eastAsia"/>
                      <w:shd w:val="clear" w:color="auto" w:fill="FFFFFF"/>
                    </w:rPr>
                    <w:t>禁止访问：客户证书不可信或者无效</w:t>
                  </w:r>
                </w:p>
                <w:p w14:paraId="79C87E75" w14:textId="77777777" w:rsidR="004A3198" w:rsidRDefault="006225F2">
                  <w:pPr>
                    <w:ind w:firstLine="480"/>
                    <w:rPr>
                      <w:shd w:val="clear" w:color="auto" w:fill="FFFFFF"/>
                    </w:rPr>
                  </w:pPr>
                  <w:r>
                    <w:rPr>
                      <w:rFonts w:hint="eastAsia"/>
                      <w:shd w:val="clear" w:color="auto" w:fill="FFFFFF"/>
                    </w:rPr>
                    <w:t xml:space="preserve">HTTP 403.17 - </w:t>
                  </w:r>
                  <w:r>
                    <w:rPr>
                      <w:rFonts w:hint="eastAsia"/>
                      <w:shd w:val="clear" w:color="auto" w:fill="FFFFFF"/>
                    </w:rPr>
                    <w:t>禁止访问：客户证书已经到期或者尚未生效</w:t>
                  </w:r>
                </w:p>
                <w:p w14:paraId="1BA851EE" w14:textId="77777777" w:rsidR="004A3198" w:rsidRDefault="006225F2">
                  <w:pPr>
                    <w:ind w:firstLine="480"/>
                    <w:rPr>
                      <w:shd w:val="clear" w:color="auto" w:fill="FFFFFF"/>
                    </w:rPr>
                  </w:pPr>
                  <w:r>
                    <w:rPr>
                      <w:rFonts w:hint="eastAsia"/>
                      <w:shd w:val="clear" w:color="auto" w:fill="FFFFFF"/>
                    </w:rPr>
                    <w:t xml:space="preserve">HTTP 404.1 - </w:t>
                  </w:r>
                  <w:r>
                    <w:rPr>
                      <w:rFonts w:hint="eastAsia"/>
                      <w:shd w:val="clear" w:color="auto" w:fill="FFFFFF"/>
                    </w:rPr>
                    <w:t>无法找到</w:t>
                  </w:r>
                  <w:r>
                    <w:rPr>
                      <w:rFonts w:hint="eastAsia"/>
                      <w:shd w:val="clear" w:color="auto" w:fill="FFFFFF"/>
                    </w:rPr>
                    <w:t xml:space="preserve"> Web </w:t>
                  </w:r>
                  <w:r>
                    <w:rPr>
                      <w:rFonts w:hint="eastAsia"/>
                      <w:shd w:val="clear" w:color="auto" w:fill="FFFFFF"/>
                    </w:rPr>
                    <w:t>站点</w:t>
                  </w:r>
                </w:p>
                <w:p w14:paraId="235BE204" w14:textId="77777777" w:rsidR="004A3198" w:rsidRDefault="006225F2">
                  <w:pPr>
                    <w:ind w:firstLine="480"/>
                    <w:rPr>
                      <w:shd w:val="clear" w:color="auto" w:fill="FFFFFF"/>
                    </w:rPr>
                  </w:pPr>
                  <w:r>
                    <w:rPr>
                      <w:rFonts w:hint="eastAsia"/>
                      <w:shd w:val="clear" w:color="auto" w:fill="FFFFFF"/>
                    </w:rPr>
                    <w:t xml:space="preserve">HTTP 404 - </w:t>
                  </w:r>
                  <w:r>
                    <w:rPr>
                      <w:rFonts w:hint="eastAsia"/>
                      <w:shd w:val="clear" w:color="auto" w:fill="FFFFFF"/>
                    </w:rPr>
                    <w:t>无法找到文件</w:t>
                  </w:r>
                </w:p>
                <w:p w14:paraId="16FA8308" w14:textId="77777777" w:rsidR="004A3198" w:rsidRDefault="006225F2">
                  <w:pPr>
                    <w:ind w:firstLine="480"/>
                    <w:rPr>
                      <w:shd w:val="clear" w:color="auto" w:fill="FFFFFF"/>
                    </w:rPr>
                  </w:pPr>
                  <w:r>
                    <w:rPr>
                      <w:rFonts w:hint="eastAsia"/>
                      <w:shd w:val="clear" w:color="auto" w:fill="FFFFFF"/>
                    </w:rPr>
                    <w:t xml:space="preserve">HTTP 405 - </w:t>
                  </w:r>
                  <w:r>
                    <w:rPr>
                      <w:rFonts w:hint="eastAsia"/>
                      <w:shd w:val="clear" w:color="auto" w:fill="FFFFFF"/>
                    </w:rPr>
                    <w:t>资源被禁止</w:t>
                  </w:r>
                </w:p>
                <w:p w14:paraId="238179A3" w14:textId="77777777" w:rsidR="004A3198" w:rsidRDefault="006225F2">
                  <w:pPr>
                    <w:ind w:firstLine="480"/>
                    <w:rPr>
                      <w:shd w:val="clear" w:color="auto" w:fill="FFFFFF"/>
                    </w:rPr>
                  </w:pPr>
                  <w:r>
                    <w:rPr>
                      <w:rFonts w:hint="eastAsia"/>
                      <w:shd w:val="clear" w:color="auto" w:fill="FFFFFF"/>
                    </w:rPr>
                    <w:t xml:space="preserve">HTTP 406 - </w:t>
                  </w:r>
                  <w:r>
                    <w:rPr>
                      <w:rFonts w:hint="eastAsia"/>
                      <w:shd w:val="clear" w:color="auto" w:fill="FFFFFF"/>
                    </w:rPr>
                    <w:t>无法接受</w:t>
                  </w:r>
                </w:p>
                <w:p w14:paraId="392430BE" w14:textId="77777777" w:rsidR="004A3198" w:rsidRDefault="006225F2">
                  <w:pPr>
                    <w:ind w:firstLine="480"/>
                    <w:rPr>
                      <w:shd w:val="clear" w:color="auto" w:fill="FFFFFF"/>
                    </w:rPr>
                  </w:pPr>
                  <w:r>
                    <w:rPr>
                      <w:rFonts w:hint="eastAsia"/>
                      <w:shd w:val="clear" w:color="auto" w:fill="FFFFFF"/>
                    </w:rPr>
                    <w:t xml:space="preserve">HTTP 407 - </w:t>
                  </w:r>
                  <w:r>
                    <w:rPr>
                      <w:rFonts w:hint="eastAsia"/>
                      <w:shd w:val="clear" w:color="auto" w:fill="FFFFFF"/>
                    </w:rPr>
                    <w:t>要求代理身份验证</w:t>
                  </w:r>
                </w:p>
                <w:p w14:paraId="3C6EAA49" w14:textId="77777777" w:rsidR="004A3198" w:rsidRDefault="006225F2">
                  <w:pPr>
                    <w:ind w:firstLine="480"/>
                    <w:rPr>
                      <w:shd w:val="clear" w:color="auto" w:fill="FFFFFF"/>
                    </w:rPr>
                  </w:pPr>
                  <w:r>
                    <w:rPr>
                      <w:rFonts w:hint="eastAsia"/>
                      <w:shd w:val="clear" w:color="auto" w:fill="FFFFFF"/>
                    </w:rPr>
                    <w:lastRenderedPageBreak/>
                    <w:t xml:space="preserve">HTTP 410 - </w:t>
                  </w:r>
                  <w:r>
                    <w:rPr>
                      <w:rFonts w:hint="eastAsia"/>
                      <w:shd w:val="clear" w:color="auto" w:fill="FFFFFF"/>
                    </w:rPr>
                    <w:t>永远</w:t>
                  </w:r>
                  <w:proofErr w:type="gramStart"/>
                  <w:r>
                    <w:rPr>
                      <w:rFonts w:hint="eastAsia"/>
                      <w:shd w:val="clear" w:color="auto" w:fill="FFFFFF"/>
                    </w:rPr>
                    <w:t>不</w:t>
                  </w:r>
                  <w:proofErr w:type="gramEnd"/>
                  <w:r>
                    <w:rPr>
                      <w:rFonts w:hint="eastAsia"/>
                      <w:shd w:val="clear" w:color="auto" w:fill="FFFFFF"/>
                    </w:rPr>
                    <w:t>可用</w:t>
                  </w:r>
                </w:p>
                <w:p w14:paraId="7C87945F" w14:textId="77777777" w:rsidR="004A3198" w:rsidRDefault="006225F2">
                  <w:pPr>
                    <w:ind w:firstLine="480"/>
                    <w:rPr>
                      <w:shd w:val="clear" w:color="auto" w:fill="FFFFFF"/>
                    </w:rPr>
                  </w:pPr>
                  <w:r>
                    <w:rPr>
                      <w:rFonts w:hint="eastAsia"/>
                      <w:shd w:val="clear" w:color="auto" w:fill="FFFFFF"/>
                    </w:rPr>
                    <w:t xml:space="preserve">HTTP 412 - </w:t>
                  </w:r>
                  <w:r>
                    <w:rPr>
                      <w:rFonts w:hint="eastAsia"/>
                      <w:shd w:val="clear" w:color="auto" w:fill="FFFFFF"/>
                    </w:rPr>
                    <w:t>先决条件失败</w:t>
                  </w:r>
                </w:p>
                <w:p w14:paraId="78540941" w14:textId="77777777" w:rsidR="004A3198" w:rsidRDefault="006225F2">
                  <w:pPr>
                    <w:ind w:firstLine="480"/>
                    <w:rPr>
                      <w:shd w:val="clear" w:color="auto" w:fill="FFFFFF"/>
                    </w:rPr>
                  </w:pPr>
                  <w:r>
                    <w:rPr>
                      <w:rFonts w:hint="eastAsia"/>
                      <w:shd w:val="clear" w:color="auto" w:fill="FFFFFF"/>
                    </w:rPr>
                    <w:t xml:space="preserve">HTTP 414 - </w:t>
                  </w:r>
                  <w:r>
                    <w:rPr>
                      <w:rFonts w:hint="eastAsia"/>
                      <w:shd w:val="clear" w:color="auto" w:fill="FFFFFF"/>
                    </w:rPr>
                    <w:t>请求</w:t>
                  </w:r>
                  <w:r>
                    <w:rPr>
                      <w:rFonts w:hint="eastAsia"/>
                      <w:shd w:val="clear" w:color="auto" w:fill="FFFFFF"/>
                    </w:rPr>
                    <w:t xml:space="preserve"> - URI </w:t>
                  </w:r>
                  <w:r>
                    <w:rPr>
                      <w:rFonts w:hint="eastAsia"/>
                      <w:shd w:val="clear" w:color="auto" w:fill="FFFFFF"/>
                    </w:rPr>
                    <w:t>太长</w:t>
                  </w:r>
                </w:p>
              </w:tc>
            </w:tr>
          </w:tbl>
          <w:p w14:paraId="0B373F0B" w14:textId="77777777" w:rsidR="004A3198" w:rsidRDefault="004A3198">
            <w:pPr>
              <w:ind w:firstLineChars="0" w:firstLine="0"/>
              <w:rPr>
                <w:szCs w:val="24"/>
              </w:rPr>
            </w:pPr>
          </w:p>
        </w:tc>
      </w:tr>
    </w:tbl>
    <w:p w14:paraId="28C52743" w14:textId="77777777" w:rsidR="004A3198" w:rsidRDefault="006225F2">
      <w:pPr>
        <w:ind w:firstLine="480"/>
      </w:pPr>
      <w:r>
        <w:rPr>
          <w:rFonts w:hint="eastAsia"/>
        </w:rPr>
        <w:lastRenderedPageBreak/>
        <w:t>在浏览器执行请求操作时，如若出现以下错误，则调用框架内置的</w:t>
      </w:r>
      <w:r>
        <w:rPr>
          <w:rFonts w:hint="eastAsia"/>
        </w:rPr>
        <w:t>500</w:t>
      </w:r>
      <w:r>
        <w:rPr>
          <w:rFonts w:hint="eastAsia"/>
        </w:rPr>
        <w:t>错误界面，并显示，同时提示出错信息。</w:t>
      </w:r>
    </w:p>
    <w:tbl>
      <w:tblPr>
        <w:tblStyle w:val="ab"/>
        <w:tblW w:w="8296" w:type="dxa"/>
        <w:tblLayout w:type="fixed"/>
        <w:tblLook w:val="04A0" w:firstRow="1" w:lastRow="0" w:firstColumn="1" w:lastColumn="0" w:noHBand="0" w:noVBand="1"/>
      </w:tblPr>
      <w:tblGrid>
        <w:gridCol w:w="8296"/>
      </w:tblGrid>
      <w:tr w:rsidR="004A3198" w14:paraId="6283ADB3" w14:textId="77777777">
        <w:tc>
          <w:tcPr>
            <w:tcW w:w="8296" w:type="dxa"/>
          </w:tcPr>
          <w:p w14:paraId="2E7FF554" w14:textId="77777777" w:rsidR="004A3198" w:rsidRDefault="006225F2">
            <w:pPr>
              <w:ind w:firstLine="480"/>
              <w:rPr>
                <w:szCs w:val="24"/>
                <w:shd w:val="clear" w:color="auto" w:fill="FFFFFF"/>
              </w:rPr>
            </w:pPr>
            <w:r>
              <w:rPr>
                <w:rFonts w:hint="eastAsia"/>
                <w:szCs w:val="24"/>
                <w:shd w:val="clear" w:color="auto" w:fill="FFFFFF"/>
              </w:rPr>
              <w:t xml:space="preserve">HTTP 500.100 - </w:t>
            </w:r>
            <w:r>
              <w:rPr>
                <w:rFonts w:hint="eastAsia"/>
                <w:szCs w:val="24"/>
                <w:shd w:val="clear" w:color="auto" w:fill="FFFFFF"/>
              </w:rPr>
              <w:t>内部服务器错误</w:t>
            </w:r>
            <w:r>
              <w:rPr>
                <w:rFonts w:hint="eastAsia"/>
                <w:szCs w:val="24"/>
                <w:shd w:val="clear" w:color="auto" w:fill="FFFFFF"/>
              </w:rPr>
              <w:t xml:space="preserve"> - ASP </w:t>
            </w:r>
            <w:r>
              <w:rPr>
                <w:rFonts w:hint="eastAsia"/>
                <w:szCs w:val="24"/>
                <w:shd w:val="clear" w:color="auto" w:fill="FFFFFF"/>
              </w:rPr>
              <w:t>错误</w:t>
            </w:r>
          </w:p>
          <w:p w14:paraId="7DF375FF" w14:textId="77777777" w:rsidR="004A3198" w:rsidRDefault="006225F2">
            <w:pPr>
              <w:ind w:firstLine="480"/>
              <w:rPr>
                <w:szCs w:val="24"/>
                <w:shd w:val="clear" w:color="auto" w:fill="FFFFFF"/>
              </w:rPr>
            </w:pPr>
            <w:r>
              <w:rPr>
                <w:rFonts w:hint="eastAsia"/>
                <w:szCs w:val="24"/>
                <w:shd w:val="clear" w:color="auto" w:fill="FFFFFF"/>
              </w:rPr>
              <w:t xml:space="preserve">HTTP 500-11 </w:t>
            </w:r>
            <w:r>
              <w:rPr>
                <w:rFonts w:hint="eastAsia"/>
                <w:szCs w:val="24"/>
                <w:shd w:val="clear" w:color="auto" w:fill="FFFFFF"/>
              </w:rPr>
              <w:t>服务器关闭</w:t>
            </w:r>
          </w:p>
          <w:p w14:paraId="0002B9B7" w14:textId="77777777" w:rsidR="004A3198" w:rsidRDefault="006225F2">
            <w:pPr>
              <w:ind w:firstLine="480"/>
              <w:rPr>
                <w:szCs w:val="24"/>
                <w:shd w:val="clear" w:color="auto" w:fill="FFFFFF"/>
              </w:rPr>
            </w:pPr>
            <w:r>
              <w:rPr>
                <w:rFonts w:hint="eastAsia"/>
                <w:szCs w:val="24"/>
                <w:shd w:val="clear" w:color="auto" w:fill="FFFFFF"/>
              </w:rPr>
              <w:t xml:space="preserve">HTTP 500-12 </w:t>
            </w:r>
            <w:r>
              <w:rPr>
                <w:rFonts w:hint="eastAsia"/>
                <w:szCs w:val="24"/>
                <w:shd w:val="clear" w:color="auto" w:fill="FFFFFF"/>
              </w:rPr>
              <w:t>应用程序重新启动</w:t>
            </w:r>
            <w:r>
              <w:rPr>
                <w:rFonts w:hint="eastAsia"/>
                <w:szCs w:val="24"/>
              </w:rPr>
              <w:br/>
            </w:r>
            <w:r>
              <w:rPr>
                <w:rFonts w:hint="eastAsia"/>
                <w:szCs w:val="24"/>
                <w:shd w:val="clear" w:color="auto" w:fill="FFFFFF"/>
              </w:rPr>
              <w:t xml:space="preserve">    HTTP 500-13 - </w:t>
            </w:r>
            <w:r>
              <w:rPr>
                <w:rFonts w:hint="eastAsia"/>
                <w:szCs w:val="24"/>
                <w:shd w:val="clear" w:color="auto" w:fill="FFFFFF"/>
              </w:rPr>
              <w:t>服务器太忙</w:t>
            </w:r>
          </w:p>
          <w:p w14:paraId="039B618C" w14:textId="77777777" w:rsidR="004A3198" w:rsidRDefault="006225F2">
            <w:pPr>
              <w:ind w:firstLine="480"/>
              <w:rPr>
                <w:szCs w:val="24"/>
                <w:shd w:val="clear" w:color="auto" w:fill="FFFFFF"/>
              </w:rPr>
            </w:pPr>
            <w:r>
              <w:rPr>
                <w:rFonts w:hint="eastAsia"/>
                <w:szCs w:val="24"/>
                <w:shd w:val="clear" w:color="auto" w:fill="FFFFFF"/>
              </w:rPr>
              <w:t xml:space="preserve">HTTP 500-14 - </w:t>
            </w:r>
            <w:r>
              <w:rPr>
                <w:rFonts w:hint="eastAsia"/>
                <w:szCs w:val="24"/>
                <w:shd w:val="clear" w:color="auto" w:fill="FFFFFF"/>
              </w:rPr>
              <w:t>应用程序无效</w:t>
            </w:r>
          </w:p>
          <w:p w14:paraId="7AF9F6F2" w14:textId="77777777" w:rsidR="004A3198" w:rsidRDefault="006225F2">
            <w:pPr>
              <w:ind w:firstLineChars="0" w:firstLine="0"/>
              <w:rPr>
                <w:szCs w:val="24"/>
              </w:rPr>
            </w:pPr>
            <w:r>
              <w:rPr>
                <w:rFonts w:hint="eastAsia"/>
                <w:szCs w:val="24"/>
                <w:shd w:val="clear" w:color="auto" w:fill="FFFFFF"/>
              </w:rPr>
              <w:t xml:space="preserve">    HTTP 500-15 - </w:t>
            </w:r>
            <w:r>
              <w:rPr>
                <w:rFonts w:hint="eastAsia"/>
                <w:szCs w:val="24"/>
                <w:shd w:val="clear" w:color="auto" w:fill="FFFFFF"/>
              </w:rPr>
              <w:t>不允许请求</w:t>
            </w:r>
            <w:r>
              <w:rPr>
                <w:rFonts w:hint="eastAsia"/>
                <w:szCs w:val="24"/>
                <w:shd w:val="clear" w:color="auto" w:fill="FFFFFF"/>
              </w:rPr>
              <w:t xml:space="preserve"> </w:t>
            </w:r>
            <w:proofErr w:type="spellStart"/>
            <w:r>
              <w:rPr>
                <w:rFonts w:hint="eastAsia"/>
                <w:szCs w:val="24"/>
                <w:shd w:val="clear" w:color="auto" w:fill="FFFFFF"/>
              </w:rPr>
              <w:t>global.asa</w:t>
            </w:r>
            <w:proofErr w:type="spellEnd"/>
          </w:p>
        </w:tc>
      </w:tr>
    </w:tbl>
    <w:p w14:paraId="70ABA2A3" w14:textId="77777777" w:rsidR="004A3198" w:rsidRDefault="006225F2">
      <w:pPr>
        <w:ind w:firstLine="480"/>
      </w:pPr>
      <w:r>
        <w:rPr>
          <w:rFonts w:hint="eastAsia"/>
        </w:rPr>
        <w:t>在浏览器执行请求操作时，如若出现以下错误，则调用框架内置的</w:t>
      </w:r>
      <w:r>
        <w:rPr>
          <w:rFonts w:hint="eastAsia"/>
        </w:rPr>
        <w:t>50</w:t>
      </w:r>
      <w:r>
        <w:t>1</w:t>
      </w:r>
      <w:r>
        <w:rPr>
          <w:rFonts w:hint="eastAsia"/>
        </w:rPr>
        <w:t>错误界面，并显示，同时提示出错信息。</w:t>
      </w:r>
    </w:p>
    <w:tbl>
      <w:tblPr>
        <w:tblStyle w:val="ab"/>
        <w:tblW w:w="8296" w:type="dxa"/>
        <w:tblLayout w:type="fixed"/>
        <w:tblLook w:val="04A0" w:firstRow="1" w:lastRow="0" w:firstColumn="1" w:lastColumn="0" w:noHBand="0" w:noVBand="1"/>
      </w:tblPr>
      <w:tblGrid>
        <w:gridCol w:w="8296"/>
      </w:tblGrid>
      <w:tr w:rsidR="004A3198" w14:paraId="0E966459" w14:textId="77777777">
        <w:tc>
          <w:tcPr>
            <w:tcW w:w="8296" w:type="dxa"/>
          </w:tcPr>
          <w:p w14:paraId="038B35AA" w14:textId="77777777" w:rsidR="004A3198" w:rsidRDefault="006225F2">
            <w:pPr>
              <w:ind w:firstLineChars="0" w:firstLine="0"/>
              <w:rPr>
                <w:szCs w:val="24"/>
              </w:rPr>
            </w:pPr>
            <w:r>
              <w:rPr>
                <w:rFonts w:hint="eastAsia"/>
                <w:szCs w:val="24"/>
                <w:shd w:val="clear" w:color="auto" w:fill="FFFFFF"/>
              </w:rPr>
              <w:t xml:space="preserve">    Error 501 - </w:t>
            </w:r>
            <w:r>
              <w:rPr>
                <w:rFonts w:hint="eastAsia"/>
                <w:szCs w:val="24"/>
                <w:shd w:val="clear" w:color="auto" w:fill="FFFFFF"/>
              </w:rPr>
              <w:t>未实现</w:t>
            </w:r>
          </w:p>
        </w:tc>
      </w:tr>
    </w:tbl>
    <w:p w14:paraId="3A94568A" w14:textId="77777777" w:rsidR="004A3198" w:rsidRDefault="006225F2">
      <w:pPr>
        <w:ind w:firstLine="480"/>
      </w:pPr>
      <w:r>
        <w:rPr>
          <w:rFonts w:hint="eastAsia"/>
        </w:rPr>
        <w:t>在浏览器执行请求操作时，如若出现以下错误，则调用框架内置的</w:t>
      </w:r>
      <w:r>
        <w:t>502</w:t>
      </w:r>
      <w:r>
        <w:rPr>
          <w:rFonts w:hint="eastAsia"/>
        </w:rPr>
        <w:t>错误界面，并显示，同时提示出错信息。</w:t>
      </w:r>
    </w:p>
    <w:tbl>
      <w:tblPr>
        <w:tblStyle w:val="ab"/>
        <w:tblW w:w="8296" w:type="dxa"/>
        <w:tblLayout w:type="fixed"/>
        <w:tblLook w:val="04A0" w:firstRow="1" w:lastRow="0" w:firstColumn="1" w:lastColumn="0" w:noHBand="0" w:noVBand="1"/>
      </w:tblPr>
      <w:tblGrid>
        <w:gridCol w:w="8296"/>
      </w:tblGrid>
      <w:tr w:rsidR="004A3198" w14:paraId="1D56E802" w14:textId="77777777">
        <w:tc>
          <w:tcPr>
            <w:tcW w:w="8296" w:type="dxa"/>
          </w:tcPr>
          <w:p w14:paraId="67C8CC6A" w14:textId="77777777" w:rsidR="004A3198" w:rsidRDefault="006225F2">
            <w:pPr>
              <w:ind w:firstLineChars="0" w:firstLine="0"/>
              <w:rPr>
                <w:rFonts w:ascii="微软雅黑" w:eastAsia="微软雅黑" w:hAnsi="微软雅黑"/>
                <w:color w:val="333333"/>
                <w:sz w:val="21"/>
                <w:szCs w:val="21"/>
                <w:shd w:val="clear" w:color="auto" w:fill="FFFFFF"/>
              </w:rPr>
            </w:pPr>
            <w:r>
              <w:rPr>
                <w:rFonts w:hint="eastAsia"/>
                <w:szCs w:val="24"/>
                <w:shd w:val="clear" w:color="auto" w:fill="FFFFFF"/>
              </w:rPr>
              <w:t xml:space="preserve">    HTTP 502 - </w:t>
            </w:r>
            <w:r>
              <w:rPr>
                <w:rFonts w:hint="eastAsia"/>
                <w:szCs w:val="24"/>
                <w:shd w:val="clear" w:color="auto" w:fill="FFFFFF"/>
              </w:rPr>
              <w:t>网关错误</w:t>
            </w:r>
          </w:p>
        </w:tc>
      </w:tr>
    </w:tbl>
    <w:p w14:paraId="2A0F64FA" w14:textId="77777777" w:rsidR="004A3198" w:rsidRDefault="006225F2">
      <w:pPr>
        <w:pStyle w:val="2"/>
      </w:pPr>
      <w:bookmarkStart w:id="89" w:name="_Toc480753608"/>
      <w:r>
        <w:rPr>
          <w:rFonts w:hint="eastAsia"/>
        </w:rPr>
        <w:t>3.10</w:t>
      </w:r>
      <w:r>
        <w:t xml:space="preserve"> </w:t>
      </w:r>
      <w:r>
        <w:rPr>
          <w:rFonts w:hint="eastAsia"/>
        </w:rPr>
        <w:t>安全和保密</w:t>
      </w:r>
      <w:bookmarkEnd w:id="89"/>
    </w:p>
    <w:p w14:paraId="2BA192E7" w14:textId="77777777" w:rsidR="004A3198" w:rsidRDefault="006225F2">
      <w:pPr>
        <w:ind w:firstLine="480"/>
      </w:pPr>
      <w:r>
        <w:rPr>
          <w:rFonts w:hint="eastAsia"/>
        </w:rPr>
        <w:t>1</w:t>
      </w:r>
      <w:r>
        <w:rPr>
          <w:rFonts w:hint="eastAsia"/>
        </w:rPr>
        <w:t>）在对数据库进行操作的时候，如若遇到突发的意外情况，如网络通信故障，突然断电等情况，要保证对数据库操作的</w:t>
      </w:r>
      <w:r>
        <w:rPr>
          <w:rFonts w:hint="eastAsia"/>
        </w:rPr>
        <w:t>ACID</w:t>
      </w:r>
      <w:r>
        <w:rPr>
          <w:rFonts w:hint="eastAsia"/>
        </w:rPr>
        <w:t>属性。</w:t>
      </w:r>
    </w:p>
    <w:p w14:paraId="708D77B7" w14:textId="77777777" w:rsidR="004A3198" w:rsidRDefault="006225F2">
      <w:pPr>
        <w:ind w:firstLine="480"/>
      </w:pPr>
      <w:r>
        <w:rPr>
          <w:rFonts w:hint="eastAsia"/>
        </w:rPr>
        <w:t>2</w:t>
      </w:r>
      <w:r>
        <w:rPr>
          <w:rFonts w:hint="eastAsia"/>
        </w:rPr>
        <w:t>）对于数据库的各种操作而言，要防止非法用户进行</w:t>
      </w:r>
      <w:r>
        <w:t>SQL</w:t>
      </w:r>
      <w:r>
        <w:rPr>
          <w:rFonts w:hint="eastAsia"/>
        </w:rPr>
        <w:t>注入，危害内部数据。</w:t>
      </w:r>
    </w:p>
    <w:p w14:paraId="7E369279" w14:textId="77777777" w:rsidR="004A3198" w:rsidRDefault="006225F2">
      <w:pPr>
        <w:ind w:firstLine="480"/>
      </w:pPr>
      <w:r>
        <w:rPr>
          <w:rFonts w:hint="eastAsia"/>
        </w:rPr>
        <w:t>3</w:t>
      </w:r>
      <w:r>
        <w:rPr>
          <w:rFonts w:hint="eastAsia"/>
        </w:rPr>
        <w:t>）加密数据库中的敏感数据。</w:t>
      </w:r>
    </w:p>
    <w:p w14:paraId="0E9E3AD9" w14:textId="77777777" w:rsidR="004A3198" w:rsidRDefault="006225F2">
      <w:pPr>
        <w:ind w:firstLine="480"/>
      </w:pPr>
      <w:r>
        <w:rPr>
          <w:rFonts w:hint="eastAsia"/>
        </w:rPr>
        <w:t>4</w:t>
      </w:r>
      <w:r>
        <w:rPr>
          <w:rFonts w:hint="eastAsia"/>
        </w:rPr>
        <w:t>）尽量避免使用不成熟的第三方库。</w:t>
      </w:r>
    </w:p>
    <w:p w14:paraId="6744594B" w14:textId="77777777" w:rsidR="004A3198" w:rsidRDefault="006225F2">
      <w:pPr>
        <w:ind w:firstLine="480"/>
      </w:pPr>
      <w:r>
        <w:rPr>
          <w:rFonts w:hint="eastAsia"/>
        </w:rPr>
        <w:t>5</w:t>
      </w:r>
      <w:r>
        <w:rPr>
          <w:rFonts w:hint="eastAsia"/>
        </w:rPr>
        <w:t>）应该正确处理所有可能的非法操作。</w:t>
      </w:r>
    </w:p>
    <w:p w14:paraId="44227082" w14:textId="77777777" w:rsidR="004A3198" w:rsidRDefault="006225F2">
      <w:pPr>
        <w:ind w:firstLine="480"/>
      </w:pPr>
      <w:r>
        <w:rPr>
          <w:rFonts w:hint="eastAsia"/>
        </w:rPr>
        <w:t>6</w:t>
      </w:r>
      <w:r>
        <w:rPr>
          <w:rFonts w:hint="eastAsia"/>
        </w:rPr>
        <w:t>）应该考虑使用加密算法保护用户</w:t>
      </w:r>
      <w:r>
        <w:rPr>
          <w:rFonts w:hint="eastAsia"/>
        </w:rPr>
        <w:t>cookie</w:t>
      </w:r>
      <w:r>
        <w:rPr>
          <w:rFonts w:hint="eastAsia"/>
        </w:rPr>
        <w:t>和</w:t>
      </w:r>
      <w:r>
        <w:rPr>
          <w:rFonts w:hint="eastAsia"/>
        </w:rPr>
        <w:t>session</w:t>
      </w:r>
      <w:r>
        <w:rPr>
          <w:rFonts w:hint="eastAsia"/>
        </w:rPr>
        <w:t>等信息。</w:t>
      </w:r>
    </w:p>
    <w:p w14:paraId="7842F208" w14:textId="77777777" w:rsidR="004A3198" w:rsidRDefault="006225F2">
      <w:pPr>
        <w:pStyle w:val="1"/>
      </w:pPr>
      <w:bookmarkStart w:id="90" w:name="_Toc480753609"/>
      <w:r>
        <w:rPr>
          <w:rFonts w:hint="eastAsia"/>
        </w:rPr>
        <w:lastRenderedPageBreak/>
        <w:t>4</w:t>
      </w:r>
      <w:r>
        <w:t xml:space="preserve"> </w:t>
      </w:r>
      <w:r>
        <w:rPr>
          <w:rFonts w:hint="eastAsia"/>
        </w:rPr>
        <w:t>时序图</w:t>
      </w:r>
      <w:bookmarkEnd w:id="90"/>
    </w:p>
    <w:p w14:paraId="3B4C0FB2" w14:textId="77777777" w:rsidR="004A3198" w:rsidRDefault="006225F2">
      <w:pPr>
        <w:pStyle w:val="2"/>
      </w:pPr>
      <w:bookmarkStart w:id="91" w:name="_Toc480753610"/>
      <w:r>
        <w:rPr>
          <w:rFonts w:hint="eastAsia"/>
        </w:rPr>
        <w:t xml:space="preserve">4.1 </w:t>
      </w:r>
      <w:r>
        <w:t>IOC</w:t>
      </w:r>
      <w:r>
        <w:rPr>
          <w:rFonts w:hint="eastAsia"/>
        </w:rPr>
        <w:t>时序图</w:t>
      </w:r>
      <w:bookmarkEnd w:id="91"/>
    </w:p>
    <w:p w14:paraId="700303FE" w14:textId="77777777" w:rsidR="004A3198" w:rsidRDefault="006225F2">
      <w:pPr>
        <w:ind w:firstLine="480"/>
      </w:pPr>
      <w:r>
        <w:rPr>
          <w:rFonts w:hint="eastAsia"/>
        </w:rPr>
        <w:t>根据</w:t>
      </w:r>
      <w:commentRangeStart w:id="92"/>
      <w:r>
        <w:rPr>
          <w:rFonts w:hint="eastAsia"/>
        </w:rPr>
        <w:t>IOC</w:t>
      </w:r>
      <w:r>
        <w:rPr>
          <w:rFonts w:hint="eastAsia"/>
        </w:rPr>
        <w:t>用例的</w:t>
      </w:r>
      <w:r>
        <w:rPr>
          <w:rFonts w:hint="eastAsia"/>
        </w:rPr>
        <w:t>RUCM</w:t>
      </w:r>
      <w:r>
        <w:rPr>
          <w:rFonts w:hint="eastAsia"/>
        </w:rPr>
        <w:t>描述</w:t>
      </w:r>
      <w:commentRangeEnd w:id="92"/>
      <w:r w:rsidR="00F34124">
        <w:rPr>
          <w:rStyle w:val="af0"/>
        </w:rPr>
        <w:commentReference w:id="92"/>
      </w:r>
      <w:r>
        <w:rPr>
          <w:rFonts w:hint="eastAsia"/>
        </w:rPr>
        <w:t>，对开发人员使用</w:t>
      </w:r>
      <w:r>
        <w:rPr>
          <w:rFonts w:hint="eastAsia"/>
        </w:rPr>
        <w:t>IOC</w:t>
      </w:r>
      <w:r>
        <w:rPr>
          <w:rFonts w:hint="eastAsia"/>
        </w:rPr>
        <w:t>功能的工作流程</w:t>
      </w:r>
      <w:del w:id="93" w:author="liuchao" w:date="2017-04-28T14:44:00Z">
        <w:r w:rsidDel="00F34124">
          <w:rPr>
            <w:rFonts w:hint="eastAsia"/>
          </w:rPr>
          <w:delText>做</w:delText>
        </w:r>
      </w:del>
      <w:r>
        <w:rPr>
          <w:rFonts w:hint="eastAsia"/>
        </w:rPr>
        <w:t>如下描述：</w:t>
      </w:r>
    </w:p>
    <w:p w14:paraId="3EBD096E" w14:textId="77777777" w:rsidR="004A3198" w:rsidRDefault="006225F2">
      <w:pPr>
        <w:ind w:firstLine="480"/>
      </w:pPr>
      <w:r>
        <w:rPr>
          <w:rFonts w:hint="eastAsia"/>
        </w:rPr>
        <w:t>1</w:t>
      </w:r>
      <w:r>
        <w:rPr>
          <w:rFonts w:hint="eastAsia"/>
        </w:rPr>
        <w:t>）开发人员对声明交由</w:t>
      </w:r>
      <w:r>
        <w:rPr>
          <w:rFonts w:hint="eastAsia"/>
        </w:rPr>
        <w:t>IOC</w:t>
      </w:r>
      <w:r>
        <w:rPr>
          <w:rFonts w:hint="eastAsia"/>
        </w:rPr>
        <w:t>容器管理的对象。</w:t>
      </w:r>
    </w:p>
    <w:p w14:paraId="751F9900" w14:textId="77777777" w:rsidR="004A3198" w:rsidRDefault="006225F2">
      <w:pPr>
        <w:ind w:firstLine="480"/>
      </w:pPr>
      <w:r>
        <w:t>2</w:t>
      </w:r>
      <w:r>
        <w:rPr>
          <w:rFonts w:hint="eastAsia"/>
        </w:rPr>
        <w:t>）开发人员需要编写注入的字段</w:t>
      </w:r>
    </w:p>
    <w:p w14:paraId="583D7F3F" w14:textId="77777777" w:rsidR="004A3198" w:rsidRDefault="006225F2">
      <w:pPr>
        <w:ind w:firstLine="480"/>
      </w:pPr>
      <w:r>
        <w:rPr>
          <w:rFonts w:hint="eastAsia"/>
        </w:rPr>
        <w:t>3</w:t>
      </w:r>
      <w:r>
        <w:rPr>
          <w:rFonts w:hint="eastAsia"/>
        </w:rPr>
        <w:t>）开发人员编写其他业务代码</w:t>
      </w:r>
    </w:p>
    <w:p w14:paraId="4A47839B" w14:textId="77777777" w:rsidR="004A3198" w:rsidRDefault="006225F2">
      <w:pPr>
        <w:ind w:firstLine="480"/>
      </w:pPr>
      <w:r>
        <w:t>4</w:t>
      </w:r>
      <w:r>
        <w:rPr>
          <w:rFonts w:hint="eastAsia"/>
        </w:rPr>
        <w:t>）开发人员编译并启动程序</w:t>
      </w:r>
    </w:p>
    <w:p w14:paraId="3490A47B" w14:textId="77777777" w:rsidR="004A3198" w:rsidRDefault="006225F2">
      <w:pPr>
        <w:ind w:firstLine="480"/>
      </w:pPr>
      <w:r>
        <w:t>5</w:t>
      </w:r>
      <w:r>
        <w:rPr>
          <w:rFonts w:hint="eastAsia"/>
        </w:rPr>
        <w:t>）</w:t>
      </w:r>
      <w:r>
        <w:rPr>
          <w:rFonts w:hint="eastAsia"/>
        </w:rPr>
        <w:t>blade</w:t>
      </w:r>
      <w:r>
        <w:rPr>
          <w:rFonts w:hint="eastAsia"/>
        </w:rPr>
        <w:t>调用构造</w:t>
      </w:r>
      <w:r>
        <w:rPr>
          <w:rFonts w:hint="eastAsia"/>
        </w:rPr>
        <w:t>IOC</w:t>
      </w:r>
      <w:r>
        <w:rPr>
          <w:rFonts w:hint="eastAsia"/>
        </w:rPr>
        <w:t>应用对象</w:t>
      </w:r>
    </w:p>
    <w:p w14:paraId="2C02CDFD" w14:textId="77777777" w:rsidR="004A3198" w:rsidRDefault="006225F2">
      <w:pPr>
        <w:ind w:firstLine="480"/>
      </w:pPr>
      <w:r>
        <w:rPr>
          <w:rFonts w:hint="eastAsia"/>
        </w:rPr>
        <w:t>6</w:t>
      </w:r>
      <w:r>
        <w:rPr>
          <w:rFonts w:hint="eastAsia"/>
        </w:rPr>
        <w:t>）</w:t>
      </w:r>
      <w:r>
        <w:rPr>
          <w:rFonts w:hint="eastAsia"/>
        </w:rPr>
        <w:t>IOC</w:t>
      </w:r>
      <w:r>
        <w:rPr>
          <w:rFonts w:hint="eastAsia"/>
        </w:rPr>
        <w:t>应用对象扫描配置目录下的所有</w:t>
      </w:r>
      <w:r>
        <w:rPr>
          <w:rFonts w:hint="eastAsia"/>
        </w:rPr>
        <w:t>JavaBean</w:t>
      </w:r>
      <w:r>
        <w:rPr>
          <w:rFonts w:hint="eastAsia"/>
        </w:rPr>
        <w:t>类，并在存储在系统中</w:t>
      </w:r>
    </w:p>
    <w:p w14:paraId="02A52B72" w14:textId="77777777" w:rsidR="004A3198" w:rsidRDefault="006225F2">
      <w:pPr>
        <w:ind w:firstLine="480"/>
      </w:pPr>
      <w:r>
        <w:rPr>
          <w:rFonts w:hint="eastAsia"/>
        </w:rPr>
        <w:t>7</w:t>
      </w:r>
      <w:r>
        <w:rPr>
          <w:rFonts w:hint="eastAsia"/>
        </w:rPr>
        <w:t>）</w:t>
      </w:r>
      <w:r>
        <w:rPr>
          <w:rFonts w:hint="eastAsia"/>
        </w:rPr>
        <w:t>IOC</w:t>
      </w:r>
      <w:r>
        <w:rPr>
          <w:rFonts w:hint="eastAsia"/>
        </w:rPr>
        <w:t>应用在对应的上下文中扫描所有需要注入的字段，并存储在系统中</w:t>
      </w:r>
    </w:p>
    <w:p w14:paraId="1580614D" w14:textId="77777777" w:rsidR="004A3198" w:rsidRDefault="006225F2">
      <w:pPr>
        <w:ind w:firstLine="480"/>
      </w:pPr>
      <w:r>
        <w:rPr>
          <w:rFonts w:hint="eastAsia"/>
        </w:rPr>
        <w:t>8</w:t>
      </w:r>
      <w:r>
        <w:rPr>
          <w:rFonts w:hint="eastAsia"/>
        </w:rPr>
        <w:t>）</w:t>
      </w:r>
      <w:r>
        <w:rPr>
          <w:rFonts w:hint="eastAsia"/>
        </w:rPr>
        <w:t>IOC</w:t>
      </w:r>
      <w:r>
        <w:rPr>
          <w:rFonts w:hint="eastAsia"/>
        </w:rPr>
        <w:t>应用向所有需要注入的字段注入对象</w:t>
      </w:r>
    </w:p>
    <w:p w14:paraId="792172E1" w14:textId="77777777" w:rsidR="004A3198" w:rsidRDefault="006225F2">
      <w:pPr>
        <w:pStyle w:val="ad"/>
        <w:keepNext/>
      </w:pPr>
      <w:r>
        <w:rPr>
          <w:noProof/>
        </w:rPr>
        <w:drawing>
          <wp:inline distT="0" distB="0" distL="0" distR="0" wp14:anchorId="39608E7E" wp14:editId="48473E35">
            <wp:extent cx="5274310" cy="4652010"/>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8"/>
                    <a:stretch>
                      <a:fillRect/>
                    </a:stretch>
                  </pic:blipFill>
                  <pic:spPr>
                    <a:xfrm>
                      <a:off x="0" y="0"/>
                      <a:ext cx="5274310" cy="4652010"/>
                    </a:xfrm>
                    <a:prstGeom prst="rect">
                      <a:avLst/>
                    </a:prstGeom>
                  </pic:spPr>
                </pic:pic>
              </a:graphicData>
            </a:graphic>
          </wp:inline>
        </w:drawing>
      </w:r>
    </w:p>
    <w:p w14:paraId="13412384"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27</w:t>
      </w:r>
      <w:r>
        <w:fldChar w:fldCharType="end"/>
      </w:r>
      <w:r>
        <w:rPr>
          <w:rFonts w:hint="eastAsia"/>
        </w:rPr>
        <w:t xml:space="preserve"> IOC</w:t>
      </w:r>
      <w:r>
        <w:rPr>
          <w:rFonts w:hint="eastAsia"/>
        </w:rPr>
        <w:t>用例时序图</w:t>
      </w:r>
    </w:p>
    <w:p w14:paraId="44FC4982" w14:textId="77777777" w:rsidR="004A3198" w:rsidRDefault="006225F2">
      <w:pPr>
        <w:pStyle w:val="2"/>
      </w:pPr>
      <w:bookmarkStart w:id="94" w:name="_Toc480753611"/>
      <w:r>
        <w:rPr>
          <w:rFonts w:hint="eastAsia"/>
        </w:rPr>
        <w:lastRenderedPageBreak/>
        <w:t xml:space="preserve">4.2 </w:t>
      </w:r>
      <w:r>
        <w:rPr>
          <w:rFonts w:hint="eastAsia"/>
        </w:rPr>
        <w:t>配置时序图</w:t>
      </w:r>
      <w:bookmarkEnd w:id="94"/>
    </w:p>
    <w:p w14:paraId="1D9CCFCE" w14:textId="77777777" w:rsidR="004A3198" w:rsidRDefault="006225F2">
      <w:pPr>
        <w:ind w:firstLine="480"/>
      </w:pPr>
      <w:r>
        <w:rPr>
          <w:rFonts w:hint="eastAsia"/>
        </w:rPr>
        <w:t>在配置过程中，首先配置端口、应用信息别名等基本信息，之后设置开发者模式，设置完成之后对静态资源与出错界面进行设置，最后进行最终的配置过程，从而完成整个配置。</w:t>
      </w:r>
    </w:p>
    <w:p w14:paraId="23DCC191" w14:textId="77777777" w:rsidR="004A3198" w:rsidRDefault="006225F2">
      <w:pPr>
        <w:pStyle w:val="ad"/>
        <w:keepNext/>
      </w:pPr>
      <w:r>
        <w:rPr>
          <w:noProof/>
        </w:rPr>
        <w:drawing>
          <wp:inline distT="0" distB="0" distL="0" distR="0" wp14:anchorId="702A4733" wp14:editId="20FA6877">
            <wp:extent cx="5274310" cy="65354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9"/>
                    <a:stretch>
                      <a:fillRect/>
                    </a:stretch>
                  </pic:blipFill>
                  <pic:spPr>
                    <a:xfrm>
                      <a:off x="0" y="0"/>
                      <a:ext cx="5274310" cy="6535420"/>
                    </a:xfrm>
                    <a:prstGeom prst="rect">
                      <a:avLst/>
                    </a:prstGeom>
                  </pic:spPr>
                </pic:pic>
              </a:graphicData>
            </a:graphic>
          </wp:inline>
        </w:drawing>
      </w:r>
    </w:p>
    <w:p w14:paraId="66FAA633"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28</w:t>
      </w:r>
      <w:r>
        <w:fldChar w:fldCharType="end"/>
      </w:r>
      <w:r>
        <w:rPr>
          <w:rFonts w:hint="eastAsia"/>
        </w:rPr>
        <w:t xml:space="preserve"> </w:t>
      </w:r>
      <w:r>
        <w:rPr>
          <w:rFonts w:hint="eastAsia"/>
        </w:rPr>
        <w:t>配置用例时序图</w:t>
      </w:r>
    </w:p>
    <w:p w14:paraId="38C6DA27" w14:textId="77777777" w:rsidR="004A3198" w:rsidRDefault="006225F2">
      <w:pPr>
        <w:pStyle w:val="2"/>
      </w:pPr>
      <w:bookmarkStart w:id="95" w:name="_Toc480753612"/>
      <w:r>
        <w:rPr>
          <w:rFonts w:hint="eastAsia"/>
        </w:rPr>
        <w:lastRenderedPageBreak/>
        <w:t xml:space="preserve">4.3 </w:t>
      </w:r>
      <w:r>
        <w:rPr>
          <w:rFonts w:hint="eastAsia"/>
        </w:rPr>
        <w:t>数据库增加时序图</w:t>
      </w:r>
      <w:bookmarkEnd w:id="95"/>
    </w:p>
    <w:p w14:paraId="3FABEC06" w14:textId="77777777" w:rsidR="004A3198" w:rsidRDefault="006225F2">
      <w:pPr>
        <w:ind w:firstLine="480"/>
      </w:pPr>
      <w:r>
        <w:rPr>
          <w:rFonts w:hint="eastAsia"/>
        </w:rPr>
        <w:t>在数据库增加过程中，首先对数据库的属性信息进行加载，之后对加载出的信息进行配置，在一切都完成之后进行插入操作。</w:t>
      </w:r>
    </w:p>
    <w:p w14:paraId="418A8490" w14:textId="77777777" w:rsidR="004A3198" w:rsidRDefault="006225F2">
      <w:pPr>
        <w:pStyle w:val="ad"/>
        <w:keepNext/>
      </w:pPr>
      <w:r>
        <w:rPr>
          <w:noProof/>
        </w:rPr>
        <w:drawing>
          <wp:inline distT="0" distB="0" distL="0" distR="0" wp14:anchorId="4186574D" wp14:editId="59CFF60B">
            <wp:extent cx="5274310" cy="29781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0"/>
                    <a:stretch>
                      <a:fillRect/>
                    </a:stretch>
                  </pic:blipFill>
                  <pic:spPr>
                    <a:xfrm>
                      <a:off x="0" y="0"/>
                      <a:ext cx="5274310" cy="2978150"/>
                    </a:xfrm>
                    <a:prstGeom prst="rect">
                      <a:avLst/>
                    </a:prstGeom>
                  </pic:spPr>
                </pic:pic>
              </a:graphicData>
            </a:graphic>
          </wp:inline>
        </w:drawing>
      </w:r>
    </w:p>
    <w:p w14:paraId="7A0C4EBE"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29</w:t>
      </w:r>
      <w:r>
        <w:fldChar w:fldCharType="end"/>
      </w:r>
      <w:r>
        <w:rPr>
          <w:rFonts w:hint="eastAsia"/>
        </w:rPr>
        <w:t xml:space="preserve"> </w:t>
      </w:r>
      <w:r>
        <w:rPr>
          <w:rFonts w:hint="eastAsia"/>
        </w:rPr>
        <w:t>数据库增加用例时序图</w:t>
      </w:r>
    </w:p>
    <w:p w14:paraId="4535C556" w14:textId="77777777" w:rsidR="004A3198" w:rsidRDefault="006225F2">
      <w:pPr>
        <w:pStyle w:val="2"/>
      </w:pPr>
      <w:bookmarkStart w:id="96" w:name="_Toc480753613"/>
      <w:r>
        <w:rPr>
          <w:rFonts w:hint="eastAsia"/>
        </w:rPr>
        <w:t xml:space="preserve">4.4 </w:t>
      </w:r>
      <w:r>
        <w:rPr>
          <w:rFonts w:hint="eastAsia"/>
        </w:rPr>
        <w:t>数据库删除时序图</w:t>
      </w:r>
      <w:bookmarkEnd w:id="96"/>
    </w:p>
    <w:p w14:paraId="3AE046E4" w14:textId="77777777" w:rsidR="004A3198" w:rsidRDefault="006225F2">
      <w:pPr>
        <w:ind w:firstLine="480"/>
      </w:pPr>
      <w:r>
        <w:rPr>
          <w:rFonts w:hint="eastAsia"/>
        </w:rPr>
        <w:t>在数据库增加过程中，首先对数据库的属性信息进行加载，之后对加载出的信息进行配置，在一切都完成之后进行删除操作。</w:t>
      </w:r>
    </w:p>
    <w:p w14:paraId="490C59B7" w14:textId="77777777" w:rsidR="004A3198" w:rsidRDefault="006225F2">
      <w:pPr>
        <w:pStyle w:val="ad"/>
        <w:keepNext/>
      </w:pPr>
      <w:r>
        <w:rPr>
          <w:noProof/>
        </w:rPr>
        <w:drawing>
          <wp:inline distT="0" distB="0" distL="0" distR="0" wp14:anchorId="1A1EF25E" wp14:editId="3044C8FB">
            <wp:extent cx="5274310" cy="297815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51"/>
                    <a:stretch>
                      <a:fillRect/>
                    </a:stretch>
                  </pic:blipFill>
                  <pic:spPr>
                    <a:xfrm>
                      <a:off x="0" y="0"/>
                      <a:ext cx="5274310" cy="2978150"/>
                    </a:xfrm>
                    <a:prstGeom prst="rect">
                      <a:avLst/>
                    </a:prstGeom>
                  </pic:spPr>
                </pic:pic>
              </a:graphicData>
            </a:graphic>
          </wp:inline>
        </w:drawing>
      </w:r>
    </w:p>
    <w:p w14:paraId="79DAA6DB"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30</w:t>
      </w:r>
      <w:r>
        <w:fldChar w:fldCharType="end"/>
      </w:r>
      <w:r>
        <w:rPr>
          <w:rFonts w:hint="eastAsia"/>
        </w:rPr>
        <w:t xml:space="preserve"> </w:t>
      </w:r>
      <w:r>
        <w:rPr>
          <w:rFonts w:hint="eastAsia"/>
        </w:rPr>
        <w:t>数据库删除用例时序图</w:t>
      </w:r>
    </w:p>
    <w:p w14:paraId="5440168B" w14:textId="77777777" w:rsidR="004A3198" w:rsidRDefault="006225F2">
      <w:pPr>
        <w:pStyle w:val="2"/>
      </w:pPr>
      <w:bookmarkStart w:id="97" w:name="_Toc480753614"/>
      <w:r>
        <w:rPr>
          <w:rFonts w:hint="eastAsia"/>
        </w:rPr>
        <w:lastRenderedPageBreak/>
        <w:t xml:space="preserve">4.5 </w:t>
      </w:r>
      <w:r>
        <w:rPr>
          <w:rFonts w:hint="eastAsia"/>
        </w:rPr>
        <w:t>数据库查询时序图</w:t>
      </w:r>
      <w:bookmarkEnd w:id="97"/>
    </w:p>
    <w:p w14:paraId="39ADBD6B" w14:textId="77777777" w:rsidR="004A3198" w:rsidRDefault="006225F2">
      <w:pPr>
        <w:ind w:firstLine="480"/>
      </w:pPr>
      <w:r>
        <w:rPr>
          <w:rFonts w:hint="eastAsia"/>
        </w:rPr>
        <w:t>在数据库增加过程中，首先对数据库的属性信息进行加载，之后对加载出的信息进行配置，在一切都完成之后进行相应的查询操作操作。</w:t>
      </w:r>
    </w:p>
    <w:p w14:paraId="5948936D" w14:textId="77777777" w:rsidR="004A3198" w:rsidRDefault="006225F2">
      <w:pPr>
        <w:pStyle w:val="ad"/>
        <w:keepNext/>
      </w:pPr>
      <w:r>
        <w:rPr>
          <w:noProof/>
        </w:rPr>
        <w:drawing>
          <wp:inline distT="0" distB="0" distL="0" distR="0" wp14:anchorId="59DF0DF0" wp14:editId="5D269856">
            <wp:extent cx="5274310" cy="29781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52"/>
                    <a:stretch>
                      <a:fillRect/>
                    </a:stretch>
                  </pic:blipFill>
                  <pic:spPr>
                    <a:xfrm>
                      <a:off x="0" y="0"/>
                      <a:ext cx="5274310" cy="2978150"/>
                    </a:xfrm>
                    <a:prstGeom prst="rect">
                      <a:avLst/>
                    </a:prstGeom>
                  </pic:spPr>
                </pic:pic>
              </a:graphicData>
            </a:graphic>
          </wp:inline>
        </w:drawing>
      </w:r>
    </w:p>
    <w:p w14:paraId="504CA978"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31</w:t>
      </w:r>
      <w:r>
        <w:fldChar w:fldCharType="end"/>
      </w:r>
      <w:r>
        <w:rPr>
          <w:rFonts w:hint="eastAsia"/>
        </w:rPr>
        <w:t xml:space="preserve"> </w:t>
      </w:r>
      <w:r>
        <w:rPr>
          <w:rFonts w:hint="eastAsia"/>
        </w:rPr>
        <w:t>数据库查询用例时序图</w:t>
      </w:r>
    </w:p>
    <w:p w14:paraId="280E3783" w14:textId="77777777" w:rsidR="004A3198" w:rsidRDefault="006225F2">
      <w:pPr>
        <w:pStyle w:val="2"/>
      </w:pPr>
      <w:bookmarkStart w:id="98" w:name="_Toc480753615"/>
      <w:r>
        <w:rPr>
          <w:rFonts w:hint="eastAsia"/>
        </w:rPr>
        <w:t xml:space="preserve">4.6 </w:t>
      </w:r>
      <w:r>
        <w:rPr>
          <w:rFonts w:hint="eastAsia"/>
        </w:rPr>
        <w:t>数据库修改时序图</w:t>
      </w:r>
      <w:bookmarkEnd w:id="98"/>
    </w:p>
    <w:p w14:paraId="44746B0A" w14:textId="77777777" w:rsidR="004A3198" w:rsidRDefault="006225F2">
      <w:pPr>
        <w:ind w:firstLine="480"/>
      </w:pPr>
      <w:r>
        <w:rPr>
          <w:rFonts w:hint="eastAsia"/>
        </w:rPr>
        <w:t>在数据库增加过程中，首先对数据库的属性信息进行加载，之后对加载出的信息进行配置，在一切都完成之后进行修改操作。</w:t>
      </w:r>
    </w:p>
    <w:p w14:paraId="413B3F4A" w14:textId="77777777" w:rsidR="004A3198" w:rsidRDefault="006225F2">
      <w:pPr>
        <w:pStyle w:val="ad"/>
        <w:keepNext/>
      </w:pPr>
      <w:r>
        <w:rPr>
          <w:noProof/>
        </w:rPr>
        <w:drawing>
          <wp:inline distT="0" distB="0" distL="0" distR="0" wp14:anchorId="2CAF0784" wp14:editId="51C0187C">
            <wp:extent cx="5274310" cy="29781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53"/>
                    <a:stretch>
                      <a:fillRect/>
                    </a:stretch>
                  </pic:blipFill>
                  <pic:spPr>
                    <a:xfrm>
                      <a:off x="0" y="0"/>
                      <a:ext cx="5274310" cy="2978150"/>
                    </a:xfrm>
                    <a:prstGeom prst="rect">
                      <a:avLst/>
                    </a:prstGeom>
                  </pic:spPr>
                </pic:pic>
              </a:graphicData>
            </a:graphic>
          </wp:inline>
        </w:drawing>
      </w:r>
    </w:p>
    <w:p w14:paraId="18F7DFDD"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32</w:t>
      </w:r>
      <w:r>
        <w:fldChar w:fldCharType="end"/>
      </w:r>
      <w:r>
        <w:rPr>
          <w:rFonts w:hint="eastAsia"/>
        </w:rPr>
        <w:t xml:space="preserve"> </w:t>
      </w:r>
      <w:r>
        <w:rPr>
          <w:rFonts w:hint="eastAsia"/>
        </w:rPr>
        <w:t>数据库修改用例时序图</w:t>
      </w:r>
    </w:p>
    <w:p w14:paraId="7853DCED" w14:textId="77777777" w:rsidR="004A3198" w:rsidRDefault="006225F2">
      <w:pPr>
        <w:pStyle w:val="2"/>
      </w:pPr>
      <w:bookmarkStart w:id="99" w:name="_Toc480753616"/>
      <w:r>
        <w:rPr>
          <w:rFonts w:hint="eastAsia"/>
        </w:rPr>
        <w:lastRenderedPageBreak/>
        <w:t xml:space="preserve">4.7 </w:t>
      </w:r>
      <w:r>
        <w:rPr>
          <w:rFonts w:hint="eastAsia"/>
        </w:rPr>
        <w:t>请求响应时序图</w:t>
      </w:r>
      <w:bookmarkEnd w:id="99"/>
    </w:p>
    <w:p w14:paraId="444F606A" w14:textId="77777777" w:rsidR="004A3198" w:rsidRDefault="006225F2">
      <w:pPr>
        <w:pStyle w:val="ad"/>
        <w:keepNext/>
      </w:pPr>
      <w:r>
        <w:rPr>
          <w:noProof/>
        </w:rPr>
        <w:drawing>
          <wp:inline distT="0" distB="0" distL="0" distR="0" wp14:anchorId="51783C77" wp14:editId="0CB47EE5">
            <wp:extent cx="5274310" cy="4140835"/>
            <wp:effectExtent l="0" t="0" r="2540" b="0"/>
            <wp:docPr id="13" name="图片 13" descr="F:\qq文件\1064454792\Image\Group\~M{63NMH9]}%Y4L_E})V6Q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qq文件\1064454792\Image\Group\~M{63NMH9]}%Y4L_E})V6QJ.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274310" cy="4141225"/>
                    </a:xfrm>
                    <a:prstGeom prst="rect">
                      <a:avLst/>
                    </a:prstGeom>
                    <a:noFill/>
                    <a:ln>
                      <a:noFill/>
                    </a:ln>
                  </pic:spPr>
                </pic:pic>
              </a:graphicData>
            </a:graphic>
          </wp:inline>
        </w:drawing>
      </w:r>
    </w:p>
    <w:p w14:paraId="3432A723"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51D47">
        <w:rPr>
          <w:noProof/>
        </w:rPr>
        <w:t>33</w:t>
      </w:r>
      <w:r>
        <w:fldChar w:fldCharType="end"/>
      </w:r>
      <w:r>
        <w:rPr>
          <w:rFonts w:hint="eastAsia"/>
        </w:rPr>
        <w:t xml:space="preserve"> </w:t>
      </w:r>
      <w:r>
        <w:rPr>
          <w:rFonts w:hint="eastAsia"/>
        </w:rPr>
        <w:t>请求响应用例时序图</w:t>
      </w:r>
    </w:p>
    <w:p w14:paraId="1642C162" w14:textId="77777777" w:rsidR="004A3198" w:rsidRDefault="006225F2">
      <w:pPr>
        <w:pStyle w:val="2"/>
      </w:pPr>
      <w:bookmarkStart w:id="100" w:name="_Toc480753617"/>
      <w:r>
        <w:rPr>
          <w:rFonts w:hint="eastAsia"/>
        </w:rPr>
        <w:t xml:space="preserve">4.8 </w:t>
      </w:r>
      <w:r>
        <w:rPr>
          <w:rFonts w:hint="eastAsia"/>
          <w:kern w:val="0"/>
        </w:rPr>
        <w:t>拦截请求</w:t>
      </w:r>
      <w:r>
        <w:rPr>
          <w:rFonts w:hint="eastAsia"/>
        </w:rPr>
        <w:t>时序图</w:t>
      </w:r>
      <w:bookmarkEnd w:id="100"/>
    </w:p>
    <w:p w14:paraId="1A019403" w14:textId="77777777" w:rsidR="004A3198" w:rsidRDefault="006225F2">
      <w:pPr>
        <w:ind w:firstLine="480"/>
      </w:pPr>
      <w:r>
        <w:rPr>
          <w:rFonts w:hint="eastAsia"/>
        </w:rPr>
        <w:t>根据拦截功能的</w:t>
      </w:r>
      <w:r>
        <w:rPr>
          <w:rFonts w:hint="eastAsia"/>
        </w:rPr>
        <w:t>RUCM</w:t>
      </w:r>
      <w:r>
        <w:rPr>
          <w:rFonts w:hint="eastAsia"/>
        </w:rPr>
        <w:t>描述，对开发人员使用</w:t>
      </w:r>
      <w:r>
        <w:rPr>
          <w:rFonts w:hint="eastAsia"/>
          <w:kern w:val="0"/>
        </w:rPr>
        <w:t>拦截请求</w:t>
      </w:r>
      <w:r>
        <w:rPr>
          <w:rFonts w:hint="eastAsia"/>
        </w:rPr>
        <w:t>的工作流程做如下描述：</w:t>
      </w:r>
    </w:p>
    <w:p w14:paraId="4997EE89" w14:textId="77777777" w:rsidR="004A3198" w:rsidRDefault="006225F2">
      <w:pPr>
        <w:ind w:firstLine="480"/>
      </w:pPr>
      <w:r>
        <w:rPr>
          <w:rFonts w:hint="eastAsia"/>
        </w:rPr>
        <w:t>1</w:t>
      </w:r>
      <w:r>
        <w:rPr>
          <w:rFonts w:hint="eastAsia"/>
        </w:rPr>
        <w:t>）开发人员实现拦截器接口</w:t>
      </w:r>
    </w:p>
    <w:p w14:paraId="64A6E77E" w14:textId="77777777" w:rsidR="004A3198" w:rsidRDefault="006225F2">
      <w:pPr>
        <w:ind w:firstLine="480"/>
      </w:pPr>
      <w:r>
        <w:rPr>
          <w:rFonts w:hint="eastAsia"/>
        </w:rPr>
        <w:t>2</w:t>
      </w:r>
      <w:r>
        <w:rPr>
          <w:rFonts w:hint="eastAsia"/>
        </w:rPr>
        <w:t>）开发人员配置拦截前置操作</w:t>
      </w:r>
    </w:p>
    <w:p w14:paraId="720BB1ED" w14:textId="77777777" w:rsidR="004A3198" w:rsidRDefault="006225F2">
      <w:pPr>
        <w:ind w:firstLine="480"/>
      </w:pPr>
      <w:r>
        <w:rPr>
          <w:rFonts w:hint="eastAsia"/>
        </w:rPr>
        <w:t>3</w:t>
      </w:r>
      <w:r>
        <w:rPr>
          <w:rFonts w:hint="eastAsia"/>
        </w:rPr>
        <w:t>）开发人员配置拦截器后置操作</w:t>
      </w:r>
    </w:p>
    <w:p w14:paraId="45B5B32E" w14:textId="77777777" w:rsidR="004A3198" w:rsidRDefault="006225F2">
      <w:pPr>
        <w:pStyle w:val="ad"/>
      </w:pPr>
      <w:r>
        <w:rPr>
          <w:noProof/>
        </w:rPr>
        <w:lastRenderedPageBreak/>
        <w:drawing>
          <wp:inline distT="0" distB="0" distL="0" distR="0" wp14:anchorId="0374CC9F" wp14:editId="32DA906E">
            <wp:extent cx="1684020" cy="23526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5"/>
                    <a:stretch>
                      <a:fillRect/>
                    </a:stretch>
                  </pic:blipFill>
                  <pic:spPr>
                    <a:xfrm>
                      <a:off x="0" y="0"/>
                      <a:ext cx="1693680" cy="2366170"/>
                    </a:xfrm>
                    <a:prstGeom prst="rect">
                      <a:avLst/>
                    </a:prstGeom>
                  </pic:spPr>
                </pic:pic>
              </a:graphicData>
            </a:graphic>
          </wp:inline>
        </w:drawing>
      </w:r>
    </w:p>
    <w:p w14:paraId="66A7BCB5" w14:textId="77777777" w:rsidR="004A3198" w:rsidRDefault="006225F2">
      <w:pPr>
        <w:pStyle w:val="a3"/>
      </w:pPr>
      <w:r>
        <w:rPr>
          <w:rFonts w:hint="eastAsia"/>
        </w:rPr>
        <w:t>图</w:t>
      </w:r>
      <w:r>
        <w:rPr>
          <w:rFonts w:hint="eastAsia"/>
        </w:rPr>
        <w:t xml:space="preserve"> 25 </w:t>
      </w:r>
      <w:r>
        <w:rPr>
          <w:rFonts w:hint="eastAsia"/>
          <w:kern w:val="0"/>
        </w:rPr>
        <w:t>拦截请求</w:t>
      </w:r>
      <w:r>
        <w:rPr>
          <w:rFonts w:hint="eastAsia"/>
        </w:rPr>
        <w:t>时序图</w:t>
      </w:r>
    </w:p>
    <w:p w14:paraId="4BFF5328" w14:textId="77777777" w:rsidR="004A3198" w:rsidRDefault="004A3198">
      <w:pPr>
        <w:ind w:firstLine="480"/>
      </w:pPr>
    </w:p>
    <w:p w14:paraId="1D25F27C" w14:textId="77777777" w:rsidR="004A3198" w:rsidRDefault="004A3198">
      <w:pPr>
        <w:ind w:firstLine="480"/>
      </w:pPr>
    </w:p>
    <w:p w14:paraId="53D4476D" w14:textId="77777777" w:rsidR="004A3198" w:rsidRDefault="006225F2">
      <w:pPr>
        <w:pStyle w:val="1"/>
      </w:pPr>
      <w:bookmarkStart w:id="101" w:name="_Toc480753618"/>
      <w:r>
        <w:rPr>
          <w:rFonts w:hint="eastAsia"/>
        </w:rPr>
        <w:t>5</w:t>
      </w:r>
      <w:r>
        <w:t xml:space="preserve"> </w:t>
      </w:r>
      <w:r>
        <w:rPr>
          <w:rFonts w:hint="eastAsia"/>
        </w:rPr>
        <w:t>状态图</w:t>
      </w:r>
      <w:bookmarkEnd w:id="101"/>
    </w:p>
    <w:p w14:paraId="11C50C46" w14:textId="77777777" w:rsidR="004A3198" w:rsidRDefault="006225F2">
      <w:pPr>
        <w:ind w:firstLine="480"/>
      </w:pPr>
      <w:r>
        <w:t>Blade</w:t>
      </w:r>
      <w:r>
        <w:rPr>
          <w:rFonts w:hint="eastAsia"/>
        </w:rPr>
        <w:t>框架的数据库模块以单独的模块作为</w:t>
      </w:r>
      <w:proofErr w:type="spellStart"/>
      <w:r>
        <w:rPr>
          <w:rFonts w:hint="eastAsia"/>
        </w:rPr>
        <w:t>balde</w:t>
      </w:r>
      <w:proofErr w:type="spellEnd"/>
      <w:r>
        <w:rPr>
          <w:rFonts w:hint="eastAsia"/>
        </w:rPr>
        <w:t>框架数据库接口使用，故状态图分为框架状态图与数据库状态图模块两部分。</w:t>
      </w:r>
    </w:p>
    <w:p w14:paraId="4F748D94" w14:textId="77777777" w:rsidR="004A3198" w:rsidRDefault="006225F2">
      <w:pPr>
        <w:pStyle w:val="2"/>
      </w:pPr>
      <w:bookmarkStart w:id="102" w:name="_Toc480753619"/>
      <w:r>
        <w:rPr>
          <w:rFonts w:hint="eastAsia"/>
        </w:rPr>
        <w:t>5.1</w:t>
      </w:r>
      <w:r>
        <w:rPr>
          <w:rFonts w:hint="eastAsia"/>
        </w:rPr>
        <w:t>数据库模块状态图</w:t>
      </w:r>
      <w:bookmarkEnd w:id="102"/>
    </w:p>
    <w:p w14:paraId="456850CA" w14:textId="77777777" w:rsidR="004A3198" w:rsidRDefault="006225F2">
      <w:pPr>
        <w:ind w:firstLine="480"/>
      </w:pPr>
      <w:r>
        <w:rPr>
          <w:rFonts w:hint="eastAsia"/>
        </w:rPr>
        <w:t>在数据库模块状态图中，初始时数据库是关闭状态，在有数据库连接时数据库变为打开状态。之后若有数据库操作则数据库转为运行状态，判断是否运行完毕，运行完毕则重新回到数据库打开状态，否则依旧为数据库运行状态，如果遇到关闭数据库操作，则状态结束。</w:t>
      </w:r>
    </w:p>
    <w:p w14:paraId="4DF0300C" w14:textId="77777777" w:rsidR="004A3198" w:rsidRDefault="006225F2">
      <w:pPr>
        <w:pStyle w:val="ad"/>
        <w:keepNext/>
      </w:pPr>
      <w:r>
        <w:rPr>
          <w:noProof/>
        </w:rPr>
        <w:lastRenderedPageBreak/>
        <w:drawing>
          <wp:inline distT="0" distB="0" distL="0" distR="0" wp14:anchorId="05E3AD4C" wp14:editId="0A7BEE37">
            <wp:extent cx="3619500" cy="45910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6"/>
                    <a:stretch>
                      <a:fillRect/>
                    </a:stretch>
                  </pic:blipFill>
                  <pic:spPr>
                    <a:xfrm>
                      <a:off x="0" y="0"/>
                      <a:ext cx="3619500" cy="4591050"/>
                    </a:xfrm>
                    <a:prstGeom prst="rect">
                      <a:avLst/>
                    </a:prstGeom>
                  </pic:spPr>
                </pic:pic>
              </a:graphicData>
            </a:graphic>
          </wp:inline>
        </w:drawing>
      </w:r>
    </w:p>
    <w:p w14:paraId="12700DF6" w14:textId="77777777" w:rsidR="004A3198" w:rsidRDefault="006225F2">
      <w:pPr>
        <w:pStyle w:val="a3"/>
      </w:pPr>
      <w:r>
        <w:rPr>
          <w:rFonts w:hint="eastAsia"/>
        </w:rPr>
        <w:t>图</w:t>
      </w:r>
      <w:r>
        <w:rPr>
          <w:rFonts w:hint="eastAsia"/>
        </w:rPr>
        <w:t xml:space="preserve"> 26 </w:t>
      </w:r>
      <w:r>
        <w:rPr>
          <w:rFonts w:hint="eastAsia"/>
        </w:rPr>
        <w:t>数据库操作状态迁移图</w:t>
      </w:r>
    </w:p>
    <w:p w14:paraId="6FD4426C" w14:textId="77777777" w:rsidR="004A3198" w:rsidRDefault="006225F2">
      <w:pPr>
        <w:pStyle w:val="2"/>
      </w:pPr>
      <w:bookmarkStart w:id="103" w:name="_Toc480753620"/>
      <w:r>
        <w:rPr>
          <w:rFonts w:hint="eastAsia"/>
        </w:rPr>
        <w:t>5.</w:t>
      </w:r>
      <w:r>
        <w:t>2 Blade</w:t>
      </w:r>
      <w:r>
        <w:rPr>
          <w:rFonts w:hint="eastAsia"/>
        </w:rPr>
        <w:t>框架状态图</w:t>
      </w:r>
      <w:bookmarkEnd w:id="103"/>
    </w:p>
    <w:p w14:paraId="3D0521F2" w14:textId="77777777" w:rsidR="004A3198" w:rsidRDefault="006225F2">
      <w:pPr>
        <w:ind w:left="360" w:firstLine="480"/>
      </w:pPr>
      <w:r>
        <w:rPr>
          <w:rFonts w:hint="eastAsia"/>
        </w:rPr>
        <w:t>在</w:t>
      </w:r>
      <w:r>
        <w:t>Blade</w:t>
      </w:r>
      <w:r>
        <w:rPr>
          <w:rFonts w:hint="eastAsia"/>
        </w:rPr>
        <w:t>框架状态图中，遇到开启程序操作时框架转为空闲状态，当开发人员运行程序时，框架转为执行状态，之后判断程序是否执行完毕，若执行完毕则框架重新变为空闲状态，否则框架依然为执行状态，当有关闭程序时，状态结束。</w:t>
      </w:r>
    </w:p>
    <w:p w14:paraId="08F40C5F" w14:textId="77777777" w:rsidR="004A3198" w:rsidRDefault="006225F2">
      <w:pPr>
        <w:pStyle w:val="ad"/>
        <w:keepNext/>
      </w:pPr>
      <w:r>
        <w:rPr>
          <w:noProof/>
        </w:rPr>
        <w:lastRenderedPageBreak/>
        <w:drawing>
          <wp:inline distT="0" distB="0" distL="0" distR="0" wp14:anchorId="4F6E70E6" wp14:editId="5AEDF4E1">
            <wp:extent cx="3429000" cy="34385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57"/>
                    <a:stretch>
                      <a:fillRect/>
                    </a:stretch>
                  </pic:blipFill>
                  <pic:spPr>
                    <a:xfrm>
                      <a:off x="0" y="0"/>
                      <a:ext cx="3429000" cy="3438525"/>
                    </a:xfrm>
                    <a:prstGeom prst="rect">
                      <a:avLst/>
                    </a:prstGeom>
                  </pic:spPr>
                </pic:pic>
              </a:graphicData>
            </a:graphic>
          </wp:inline>
        </w:drawing>
      </w:r>
    </w:p>
    <w:p w14:paraId="158B489E" w14:textId="77777777" w:rsidR="004A3198" w:rsidRDefault="006225F2">
      <w:pPr>
        <w:pStyle w:val="a3"/>
      </w:pPr>
      <w:r>
        <w:rPr>
          <w:rFonts w:hint="eastAsia"/>
        </w:rPr>
        <w:t>图</w:t>
      </w:r>
      <w:r>
        <w:rPr>
          <w:rFonts w:hint="eastAsia"/>
        </w:rPr>
        <w:t xml:space="preserve"> 27 Blade</w:t>
      </w:r>
      <w:r>
        <w:rPr>
          <w:rFonts w:hint="eastAsia"/>
        </w:rPr>
        <w:t>运行状态迁移图</w:t>
      </w:r>
    </w:p>
    <w:p w14:paraId="1B6DA067" w14:textId="77777777" w:rsidR="004A3198" w:rsidRDefault="006225F2">
      <w:pPr>
        <w:pStyle w:val="1"/>
        <w:jc w:val="left"/>
      </w:pPr>
      <w:bookmarkStart w:id="104" w:name="_Toc480753621"/>
      <w:r>
        <w:rPr>
          <w:rFonts w:hint="eastAsia"/>
        </w:rPr>
        <w:t xml:space="preserve">6 </w:t>
      </w:r>
      <w:r>
        <w:rPr>
          <w:rFonts w:hint="eastAsia"/>
        </w:rPr>
        <w:t>改进方案设想</w:t>
      </w:r>
      <w:bookmarkEnd w:id="104"/>
    </w:p>
    <w:p w14:paraId="57AF6270" w14:textId="77777777" w:rsidR="00520250" w:rsidRDefault="00520250" w:rsidP="00A026BD">
      <w:pPr>
        <w:pStyle w:val="2"/>
      </w:pPr>
      <w:bookmarkStart w:id="105" w:name="_Toc480752883"/>
      <w:bookmarkStart w:id="106" w:name="_Toc480753622"/>
      <w:r>
        <w:t xml:space="preserve">6.1 </w:t>
      </w:r>
      <w:r>
        <w:rPr>
          <w:rFonts w:hint="eastAsia"/>
        </w:rPr>
        <w:t>需求描述</w:t>
      </w:r>
      <w:bookmarkEnd w:id="105"/>
      <w:bookmarkEnd w:id="106"/>
    </w:p>
    <w:p w14:paraId="7E60466A" w14:textId="77777777" w:rsidR="00520250" w:rsidRDefault="00520250" w:rsidP="00520250">
      <w:pPr>
        <w:ind w:firstLine="480"/>
      </w:pPr>
      <w:r>
        <w:rPr>
          <w:rFonts w:hint="eastAsia"/>
        </w:rPr>
        <w:t>从</w:t>
      </w:r>
      <w:r>
        <w:t>Blade</w:t>
      </w:r>
      <w:r>
        <w:rPr>
          <w:rFonts w:hint="eastAsia"/>
        </w:rPr>
        <w:t>的架构来看，</w:t>
      </w:r>
      <w:r>
        <w:t>Blade</w:t>
      </w:r>
      <w:r>
        <w:rPr>
          <w:rFonts w:hint="eastAsia"/>
        </w:rPr>
        <w:t>提供了相当充足的功能用于简化</w:t>
      </w:r>
      <w:r>
        <w:t>Java</w:t>
      </w:r>
      <w:r>
        <w:rPr>
          <w:rFonts w:hint="eastAsia"/>
        </w:rPr>
        <w:t>开发。但从开发来看，</w:t>
      </w:r>
      <w:r>
        <w:t>Blade</w:t>
      </w:r>
      <w:r>
        <w:rPr>
          <w:rFonts w:hint="eastAsia"/>
        </w:rPr>
        <w:t>尚有不足，其中最为明显的地方在于</w:t>
      </w:r>
      <w:r>
        <w:t>Blade</w:t>
      </w:r>
      <w:r>
        <w:rPr>
          <w:rFonts w:hint="eastAsia"/>
        </w:rPr>
        <w:t>并未提供测试的解决方案。世界上不存在没有漏洞的系统，系统无一例外地会在运行时都会出现错误、异常以及其他非期待的运行结果。因此，测试是软件开发中非常重要的一环，能够提前发现生产环境中可能出现的问题并提前处理，避免财产、生命的损失。</w:t>
      </w:r>
    </w:p>
    <w:p w14:paraId="4E7A47A5" w14:textId="77777777" w:rsidR="00520250" w:rsidRDefault="00520250" w:rsidP="00520250">
      <w:pPr>
        <w:ind w:firstLine="480"/>
      </w:pPr>
      <w:r>
        <w:rPr>
          <w:rFonts w:hint="eastAsia"/>
        </w:rPr>
        <w:t>在所有测试之前，开发者首先会进行单元测试。单元测试通过模块的输入和输出来判断模块是否工作正常。</w:t>
      </w:r>
      <w:proofErr w:type="spellStart"/>
      <w:r>
        <w:t>JUnit</w:t>
      </w:r>
      <w:proofErr w:type="spellEnd"/>
      <w:r>
        <w:rPr>
          <w:rFonts w:hint="eastAsia"/>
        </w:rPr>
        <w:t>是</w:t>
      </w:r>
      <w:r>
        <w:t>Java</w:t>
      </w:r>
      <w:r>
        <w:rPr>
          <w:rFonts w:hint="eastAsia"/>
        </w:rPr>
        <w:t>语言中最为广泛使用和强力的测试框架，其能够</w:t>
      </w:r>
      <w:r>
        <w:t>Java</w:t>
      </w:r>
      <w:r>
        <w:rPr>
          <w:rFonts w:hint="eastAsia"/>
        </w:rPr>
        <w:t>运行必须的测试环境，并运行指定的待测试方法。</w:t>
      </w:r>
      <w:proofErr w:type="spellStart"/>
      <w:r>
        <w:t>JUnit</w:t>
      </w:r>
      <w:proofErr w:type="spellEnd"/>
      <w:r>
        <w:rPr>
          <w:rFonts w:hint="eastAsia"/>
        </w:rPr>
        <w:t>能够采用断言的方式判断预期结果是否与模块输出结果相同，并循环或</w:t>
      </w:r>
      <w:proofErr w:type="gramStart"/>
      <w:r>
        <w:rPr>
          <w:rFonts w:hint="eastAsia"/>
        </w:rPr>
        <w:t>批量对</w:t>
      </w:r>
      <w:proofErr w:type="gramEnd"/>
      <w:r>
        <w:rPr>
          <w:rFonts w:hint="eastAsia"/>
        </w:rPr>
        <w:t>不同的方法进行测试。这给开发者测试提供了极大的便利。</w:t>
      </w:r>
    </w:p>
    <w:p w14:paraId="441B5796" w14:textId="158DC62F" w:rsidR="00520250" w:rsidRDefault="00520250" w:rsidP="00520250">
      <w:pPr>
        <w:ind w:firstLine="480"/>
      </w:pPr>
      <w:r>
        <w:t>Blade</w:t>
      </w:r>
      <w:r>
        <w:rPr>
          <w:rFonts w:hint="eastAsia"/>
        </w:rPr>
        <w:t>是基于</w:t>
      </w:r>
      <w:r>
        <w:t>IOC</w:t>
      </w:r>
      <w:r>
        <w:rPr>
          <w:rFonts w:hint="eastAsia"/>
        </w:rPr>
        <w:t>技术的</w:t>
      </w:r>
      <w:proofErr w:type="spellStart"/>
      <w:r>
        <w:t>JavaWeb</w:t>
      </w:r>
      <w:proofErr w:type="spellEnd"/>
      <w:r>
        <w:rPr>
          <w:rFonts w:hint="eastAsia"/>
        </w:rPr>
        <w:t>框架，其特性就在于开发者无需声明变量即可使用。但</w:t>
      </w:r>
      <w:r w:rsidR="00FF4434">
        <w:t>IOC</w:t>
      </w:r>
      <w:r>
        <w:rPr>
          <w:rFonts w:hint="eastAsia"/>
        </w:rPr>
        <w:t>必须在</w:t>
      </w:r>
      <w:r>
        <w:t>Blade</w:t>
      </w:r>
      <w:r>
        <w:rPr>
          <w:rFonts w:hint="eastAsia"/>
        </w:rPr>
        <w:t>框架完全启动才能生效，</w:t>
      </w:r>
      <w:proofErr w:type="spellStart"/>
      <w:r>
        <w:t>JUnit</w:t>
      </w:r>
      <w:proofErr w:type="spellEnd"/>
      <w:r>
        <w:rPr>
          <w:rFonts w:hint="eastAsia"/>
        </w:rPr>
        <w:t>无法自动生成</w:t>
      </w:r>
      <w:r w:rsidR="00FF4434">
        <w:t>IOC</w:t>
      </w:r>
      <w:r>
        <w:rPr>
          <w:rFonts w:hint="eastAsia"/>
        </w:rPr>
        <w:t>环境，因此</w:t>
      </w:r>
      <w:del w:id="107" w:author="liuchao" w:date="2017-04-28T14:56:00Z">
        <w:r w:rsidDel="00DA0476">
          <w:rPr>
            <w:rFonts w:hint="eastAsia"/>
          </w:rPr>
          <w:delText>无法</w:delText>
        </w:r>
      </w:del>
      <w:ins w:id="108" w:author="liuchao" w:date="2017-04-28T14:56:00Z">
        <w:r w:rsidR="00DA0476">
          <w:rPr>
            <w:rFonts w:hint="eastAsia"/>
          </w:rPr>
          <w:t>难以</w:t>
        </w:r>
      </w:ins>
      <w:r>
        <w:rPr>
          <w:rFonts w:hint="eastAsia"/>
        </w:rPr>
        <w:t>对基于</w:t>
      </w:r>
      <w:r>
        <w:t>Blade</w:t>
      </w:r>
      <w:r>
        <w:rPr>
          <w:rFonts w:hint="eastAsia"/>
        </w:rPr>
        <w:t>框架编写的应用程序进行</w:t>
      </w:r>
      <w:ins w:id="109" w:author="liuchao" w:date="2017-04-28T14:56:00Z">
        <w:r w:rsidR="00DA0476">
          <w:rPr>
            <w:rFonts w:hint="eastAsia"/>
          </w:rPr>
          <w:t>高效率的</w:t>
        </w:r>
      </w:ins>
      <w:ins w:id="110" w:author="liuchao" w:date="2017-04-28T14:55:00Z">
        <w:r w:rsidR="00DA0476">
          <w:rPr>
            <w:rFonts w:hint="eastAsia"/>
          </w:rPr>
          <w:t>单元</w:t>
        </w:r>
      </w:ins>
      <w:r>
        <w:rPr>
          <w:rFonts w:hint="eastAsia"/>
        </w:rPr>
        <w:t>测试。</w:t>
      </w:r>
      <w:del w:id="111" w:author="liuchao" w:date="2017-04-28T14:56:00Z">
        <w:r w:rsidDel="00DA0476">
          <w:rPr>
            <w:rFonts w:hint="eastAsia"/>
          </w:rPr>
          <w:delText>这使得</w:delText>
        </w:r>
        <w:r w:rsidDel="00DA0476">
          <w:delText>Blade</w:delText>
        </w:r>
        <w:r w:rsidDel="00DA0476">
          <w:rPr>
            <w:rFonts w:hint="eastAsia"/>
          </w:rPr>
          <w:delText>开发的应用程序变得不安全，</w:delText>
        </w:r>
      </w:del>
      <w:r>
        <w:rPr>
          <w:rFonts w:hint="eastAsia"/>
        </w:rPr>
        <w:t>我们</w:t>
      </w:r>
      <w:r>
        <w:rPr>
          <w:rFonts w:hint="eastAsia"/>
        </w:rPr>
        <w:lastRenderedPageBreak/>
        <w:t>小组认为</w:t>
      </w:r>
      <w:ins w:id="112" w:author="liuchao" w:date="2017-04-28T14:56:00Z">
        <w:r w:rsidR="00DA0476">
          <w:rPr>
            <w:rFonts w:hint="eastAsia"/>
          </w:rPr>
          <w:t>，</w:t>
        </w:r>
      </w:ins>
      <w:r>
        <w:rPr>
          <w:rFonts w:hint="eastAsia"/>
        </w:rPr>
        <w:t>易用的</w:t>
      </w:r>
      <w:proofErr w:type="spellStart"/>
      <w:r>
        <w:t>JavaWeb</w:t>
      </w:r>
      <w:proofErr w:type="spellEnd"/>
      <w:r>
        <w:rPr>
          <w:rFonts w:hint="eastAsia"/>
        </w:rPr>
        <w:t>框架不应该有此缺陷，因此致力于完善</w:t>
      </w:r>
      <w:r>
        <w:t>Blade</w:t>
      </w:r>
      <w:r>
        <w:rPr>
          <w:rFonts w:hint="eastAsia"/>
        </w:rPr>
        <w:t>框架在</w:t>
      </w:r>
      <w:ins w:id="113" w:author="liuchao" w:date="2017-04-28T14:56:00Z">
        <w:r w:rsidR="00DA0476">
          <w:rPr>
            <w:rFonts w:hint="eastAsia"/>
          </w:rPr>
          <w:t>单元</w:t>
        </w:r>
      </w:ins>
      <w:r>
        <w:rPr>
          <w:rFonts w:hint="eastAsia"/>
        </w:rPr>
        <w:t>测试方面的不足。</w:t>
      </w:r>
    </w:p>
    <w:p w14:paraId="67FBFCBE" w14:textId="77777777" w:rsidR="00520250" w:rsidRDefault="00520250" w:rsidP="00A026BD">
      <w:pPr>
        <w:pStyle w:val="2"/>
      </w:pPr>
      <w:bookmarkStart w:id="114" w:name="_Toc480752884"/>
      <w:bookmarkStart w:id="115" w:name="_Toc480753623"/>
      <w:commentRangeStart w:id="116"/>
      <w:r>
        <w:t xml:space="preserve">6.2 </w:t>
      </w:r>
      <w:r>
        <w:rPr>
          <w:rFonts w:hint="eastAsia"/>
        </w:rPr>
        <w:t>技术方案</w:t>
      </w:r>
      <w:bookmarkEnd w:id="114"/>
      <w:bookmarkEnd w:id="115"/>
      <w:commentRangeEnd w:id="116"/>
      <w:r w:rsidR="00173D58">
        <w:rPr>
          <w:rStyle w:val="af0"/>
          <w:rFonts w:cstheme="minorBidi"/>
          <w:b w:val="0"/>
          <w:bCs w:val="0"/>
        </w:rPr>
        <w:commentReference w:id="116"/>
      </w:r>
    </w:p>
    <w:p w14:paraId="491BEA67" w14:textId="35FF440C" w:rsidR="00520250" w:rsidRDefault="00520250" w:rsidP="00520250">
      <w:pPr>
        <w:ind w:firstLine="480"/>
      </w:pPr>
      <w:r>
        <w:t>Blade</w:t>
      </w:r>
      <w:r>
        <w:rPr>
          <w:rFonts w:hint="eastAsia"/>
        </w:rPr>
        <w:t>是一个</w:t>
      </w:r>
      <w:r>
        <w:t>Java</w:t>
      </w:r>
      <w:r>
        <w:rPr>
          <w:rFonts w:hint="eastAsia"/>
        </w:rPr>
        <w:t>框架，与</w:t>
      </w:r>
      <w:proofErr w:type="spellStart"/>
      <w:r>
        <w:t>JUnit</w:t>
      </w:r>
      <w:proofErr w:type="spellEnd"/>
      <w:r>
        <w:rPr>
          <w:rFonts w:hint="eastAsia"/>
        </w:rPr>
        <w:t>之间本应当能够共同合作，但由于</w:t>
      </w:r>
      <w:r w:rsidR="00FF4434">
        <w:t>IOC</w:t>
      </w:r>
      <w:r>
        <w:rPr>
          <w:rFonts w:hint="eastAsia"/>
        </w:rPr>
        <w:t>容器的缺失，</w:t>
      </w:r>
      <w:proofErr w:type="spellStart"/>
      <w:r>
        <w:t>JUnit</w:t>
      </w:r>
      <w:proofErr w:type="spellEnd"/>
      <w:r>
        <w:rPr>
          <w:rFonts w:hint="eastAsia"/>
        </w:rPr>
        <w:t>与</w:t>
      </w:r>
      <w:r>
        <w:t>Blade</w:t>
      </w:r>
      <w:r>
        <w:rPr>
          <w:rFonts w:hint="eastAsia"/>
        </w:rPr>
        <w:t>之间无法正常的交互。小组认为</w:t>
      </w:r>
      <w:proofErr w:type="gramStart"/>
      <w:r>
        <w:rPr>
          <w:rFonts w:hint="eastAsia"/>
        </w:rPr>
        <w:t>手动在</w:t>
      </w:r>
      <w:proofErr w:type="spellStart"/>
      <w:proofErr w:type="gramEnd"/>
      <w:r>
        <w:t>JUnit</w:t>
      </w:r>
      <w:proofErr w:type="spellEnd"/>
      <w:r>
        <w:rPr>
          <w:rFonts w:hint="eastAsia"/>
        </w:rPr>
        <w:t>运行时提供基于</w:t>
      </w:r>
      <w:r>
        <w:t>Blade</w:t>
      </w:r>
      <w:r>
        <w:rPr>
          <w:rFonts w:hint="eastAsia"/>
        </w:rPr>
        <w:t>的</w:t>
      </w:r>
      <w:r w:rsidR="00FF4434">
        <w:t>IOC</w:t>
      </w:r>
      <w:r>
        <w:rPr>
          <w:rFonts w:hint="eastAsia"/>
        </w:rPr>
        <w:t>能够解决该问题。</w:t>
      </w:r>
    </w:p>
    <w:p w14:paraId="4EFC420A" w14:textId="7F346304" w:rsidR="00520250" w:rsidRDefault="00520250" w:rsidP="00520250">
      <w:pPr>
        <w:ind w:firstLine="480"/>
      </w:pPr>
      <w:r>
        <w:t>Spring</w:t>
      </w:r>
      <w:r>
        <w:rPr>
          <w:rFonts w:hint="eastAsia"/>
        </w:rPr>
        <w:t>是</w:t>
      </w:r>
      <w:proofErr w:type="spellStart"/>
      <w:r>
        <w:t>JavaWeb</w:t>
      </w:r>
      <w:proofErr w:type="spellEnd"/>
      <w:r>
        <w:rPr>
          <w:rFonts w:hint="eastAsia"/>
        </w:rPr>
        <w:t>框架的领头羊，其在</w:t>
      </w:r>
      <w:proofErr w:type="spellStart"/>
      <w:r w:rsidR="004621FB">
        <w:t>Spring</w:t>
      </w:r>
      <w:r>
        <w:t>Test</w:t>
      </w:r>
      <w:proofErr w:type="spellEnd"/>
      <w:r>
        <w:rPr>
          <w:rFonts w:hint="eastAsia"/>
        </w:rPr>
        <w:t>子项目中提供了基于</w:t>
      </w:r>
      <w:proofErr w:type="spellStart"/>
      <w:r>
        <w:t>JUnit</w:t>
      </w:r>
      <w:proofErr w:type="spellEnd"/>
      <w:r>
        <w:rPr>
          <w:rFonts w:hint="eastAsia"/>
        </w:rPr>
        <w:t>的测试方案。</w:t>
      </w:r>
      <w:proofErr w:type="spellStart"/>
      <w:r>
        <w:t>JUnit</w:t>
      </w:r>
      <w:proofErr w:type="spellEnd"/>
      <w:r>
        <w:rPr>
          <w:rFonts w:hint="eastAsia"/>
        </w:rPr>
        <w:t>在运行之前会通过</w:t>
      </w:r>
      <w:r>
        <w:t>@</w:t>
      </w:r>
      <w:proofErr w:type="spellStart"/>
      <w:r>
        <w:t>RunWith</w:t>
      </w:r>
      <w:proofErr w:type="spellEnd"/>
      <w:r>
        <w:rPr>
          <w:rFonts w:hint="eastAsia"/>
        </w:rPr>
        <w:t>注解获取</w:t>
      </w:r>
      <w:r>
        <w:t>Spring</w:t>
      </w:r>
      <w:r>
        <w:rPr>
          <w:rFonts w:hint="eastAsia"/>
        </w:rPr>
        <w:t>默认</w:t>
      </w:r>
      <w:r w:rsidR="00FF4434">
        <w:t>IOC</w:t>
      </w:r>
      <w:r>
        <w:rPr>
          <w:rFonts w:hint="eastAsia"/>
        </w:rPr>
        <w:t>容器，该</w:t>
      </w:r>
      <w:r w:rsidR="00FF4434">
        <w:t>IOC</w:t>
      </w:r>
      <w:r>
        <w:rPr>
          <w:rFonts w:hint="eastAsia"/>
        </w:rPr>
        <w:t>进针对测试类进行管理，足够支持待测试方法的运行和检查。因此小组认为这是一条可行的技术方案。</w:t>
      </w:r>
    </w:p>
    <w:p w14:paraId="3E7E648E" w14:textId="77777777" w:rsidR="00520250" w:rsidRDefault="00520250" w:rsidP="00A026BD">
      <w:pPr>
        <w:pStyle w:val="2"/>
      </w:pPr>
      <w:bookmarkStart w:id="118" w:name="_Toc480752885"/>
      <w:bookmarkStart w:id="119" w:name="_Toc480753624"/>
      <w:r>
        <w:t>6.3 RUCM</w:t>
      </w:r>
      <w:r>
        <w:rPr>
          <w:rFonts w:hint="eastAsia"/>
        </w:rPr>
        <w:t>建模</w:t>
      </w:r>
      <w:bookmarkEnd w:id="118"/>
      <w:bookmarkEnd w:id="119"/>
    </w:p>
    <w:p w14:paraId="11E47D25" w14:textId="6195C3C3" w:rsidR="00520250" w:rsidRDefault="00520250" w:rsidP="00520250">
      <w:pPr>
        <w:ind w:firstLine="480"/>
      </w:pPr>
      <w:r>
        <w:rPr>
          <w:rFonts w:hint="eastAsia"/>
        </w:rPr>
        <w:t>测试不应该加重开发者的工作负担，因此借助</w:t>
      </w:r>
      <w:r w:rsidR="00FF4434">
        <w:t>IOC</w:t>
      </w:r>
      <w:r>
        <w:rPr>
          <w:rFonts w:hint="eastAsia"/>
        </w:rPr>
        <w:t>容器应该同样能够提供简单有效的测试方案。结合</w:t>
      </w:r>
      <w:r>
        <w:t>Spring</w:t>
      </w:r>
      <w:r>
        <w:rPr>
          <w:rFonts w:hint="eastAsia"/>
        </w:rPr>
        <w:t>的测试方案，使用</w:t>
      </w:r>
      <w:r>
        <w:t>RUCM</w:t>
      </w:r>
      <w:r>
        <w:rPr>
          <w:rFonts w:hint="eastAsia"/>
        </w:rPr>
        <w:t>描述测试用例的模型如</w:t>
      </w:r>
      <w:r>
        <w:fldChar w:fldCharType="begin"/>
      </w:r>
      <w:r>
        <w:instrText xml:space="preserve"> REF _Ref480752086 \h </w:instrText>
      </w:r>
      <w:r>
        <w:fldChar w:fldCharType="separate"/>
      </w:r>
      <w:r w:rsidR="00951D47">
        <w:rPr>
          <w:rFonts w:hint="eastAsia"/>
        </w:rPr>
        <w:t>图</w:t>
      </w:r>
      <w:r w:rsidR="00951D47">
        <w:t xml:space="preserve"> </w:t>
      </w:r>
      <w:r w:rsidR="00951D47">
        <w:rPr>
          <w:noProof/>
        </w:rPr>
        <w:t>34</w:t>
      </w:r>
      <w:r>
        <w:fldChar w:fldCharType="end"/>
      </w:r>
      <w:r>
        <w:rPr>
          <w:rFonts w:hint="eastAsia"/>
        </w:rPr>
        <w:t>至</w:t>
      </w:r>
      <w:r>
        <w:fldChar w:fldCharType="begin"/>
      </w:r>
      <w:r>
        <w:instrText xml:space="preserve"> REF _Ref480752098 \h </w:instrText>
      </w:r>
      <w:r>
        <w:fldChar w:fldCharType="separate"/>
      </w:r>
      <w:r w:rsidR="00951D47">
        <w:rPr>
          <w:rFonts w:hint="eastAsia"/>
        </w:rPr>
        <w:t>图</w:t>
      </w:r>
      <w:r w:rsidR="00951D47">
        <w:t xml:space="preserve"> </w:t>
      </w:r>
      <w:r w:rsidR="00951D47">
        <w:rPr>
          <w:noProof/>
        </w:rPr>
        <w:t>35</w:t>
      </w:r>
      <w:r>
        <w:fldChar w:fldCharType="end"/>
      </w:r>
      <w:r>
        <w:rPr>
          <w:rFonts w:hint="eastAsia"/>
        </w:rPr>
        <w:t>所示</w:t>
      </w:r>
      <w:del w:id="120" w:author="liuchao" w:date="2017-04-28T14:52:00Z">
        <w:r w:rsidDel="00651CB8">
          <w:rPr>
            <w:rFonts w:hint="eastAsia"/>
          </w:rPr>
          <w:delText>：</w:delText>
        </w:r>
      </w:del>
      <w:ins w:id="121" w:author="liuchao" w:date="2017-04-28T14:52:00Z">
        <w:r w:rsidR="00651CB8">
          <w:rPr>
            <w:rFonts w:hint="eastAsia"/>
          </w:rPr>
          <w:t>。</w:t>
        </w:r>
      </w:ins>
    </w:p>
    <w:p w14:paraId="05A1BAF4" w14:textId="77777777" w:rsidR="00520250" w:rsidRDefault="00520250" w:rsidP="00520250">
      <w:pPr>
        <w:pStyle w:val="ad"/>
      </w:pPr>
      <w:r>
        <w:rPr>
          <w:noProof/>
        </w:rPr>
        <w:lastRenderedPageBreak/>
        <w:drawing>
          <wp:inline distT="0" distB="0" distL="0" distR="0" wp14:anchorId="6277F0A9" wp14:editId="2E586178">
            <wp:extent cx="5060460" cy="576770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62880" cy="5770463"/>
                    </a:xfrm>
                    <a:prstGeom prst="rect">
                      <a:avLst/>
                    </a:prstGeom>
                    <a:noFill/>
                    <a:ln>
                      <a:noFill/>
                    </a:ln>
                  </pic:spPr>
                </pic:pic>
              </a:graphicData>
            </a:graphic>
          </wp:inline>
        </w:drawing>
      </w:r>
    </w:p>
    <w:p w14:paraId="288DD332" w14:textId="77777777" w:rsidR="00520250" w:rsidRDefault="00520250" w:rsidP="00520250">
      <w:pPr>
        <w:pStyle w:val="a3"/>
        <w:ind w:firstLine="480"/>
      </w:pPr>
      <w:bookmarkStart w:id="122" w:name="_Ref480752086"/>
      <w:r>
        <w:rPr>
          <w:rFonts w:hint="eastAsia"/>
        </w:rPr>
        <w:t>图</w:t>
      </w:r>
      <w:r>
        <w:t xml:space="preserve"> </w:t>
      </w:r>
      <w:r>
        <w:fldChar w:fldCharType="begin"/>
      </w:r>
      <w:r>
        <w:instrText xml:space="preserve"> SEQ </w:instrText>
      </w:r>
      <w:r>
        <w:rPr>
          <w:rFonts w:hint="eastAsia"/>
        </w:rPr>
        <w:instrText>图</w:instrText>
      </w:r>
      <w:r>
        <w:instrText xml:space="preserve"> \* ARABIC </w:instrText>
      </w:r>
      <w:r>
        <w:fldChar w:fldCharType="separate"/>
      </w:r>
      <w:r w:rsidR="00951D47">
        <w:rPr>
          <w:noProof/>
        </w:rPr>
        <w:t>34</w:t>
      </w:r>
      <w:r>
        <w:fldChar w:fldCharType="end"/>
      </w:r>
      <w:bookmarkEnd w:id="122"/>
      <w:r>
        <w:rPr>
          <w:noProof/>
        </w:rPr>
        <w:t xml:space="preserve"> </w:t>
      </w:r>
      <w:r>
        <w:rPr>
          <w:rFonts w:hint="eastAsia"/>
          <w:noProof/>
        </w:rPr>
        <w:t>单元测试用例</w:t>
      </w:r>
      <w:r>
        <w:rPr>
          <w:noProof/>
        </w:rPr>
        <w:t>RUCM</w:t>
      </w:r>
      <w:r>
        <w:rPr>
          <w:rFonts w:hint="eastAsia"/>
          <w:noProof/>
        </w:rPr>
        <w:t>（</w:t>
      </w:r>
      <w:r>
        <w:rPr>
          <w:noProof/>
        </w:rPr>
        <w:t>a</w:t>
      </w:r>
      <w:r>
        <w:rPr>
          <w:rFonts w:hint="eastAsia"/>
          <w:noProof/>
        </w:rPr>
        <w:t>）</w:t>
      </w:r>
    </w:p>
    <w:p w14:paraId="63EBF39D" w14:textId="77777777" w:rsidR="00520250" w:rsidRDefault="00520250" w:rsidP="00520250">
      <w:pPr>
        <w:pStyle w:val="ad"/>
      </w:pPr>
      <w:r>
        <w:rPr>
          <w:noProof/>
        </w:rPr>
        <w:drawing>
          <wp:inline distT="0" distB="0" distL="0" distR="0" wp14:anchorId="0FA00121" wp14:editId="0857FBE0">
            <wp:extent cx="3822700" cy="2298700"/>
            <wp:effectExtent l="0" t="0" r="1270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22700" cy="2298700"/>
                    </a:xfrm>
                    <a:prstGeom prst="rect">
                      <a:avLst/>
                    </a:prstGeom>
                    <a:noFill/>
                    <a:ln>
                      <a:noFill/>
                    </a:ln>
                  </pic:spPr>
                </pic:pic>
              </a:graphicData>
            </a:graphic>
          </wp:inline>
        </w:drawing>
      </w:r>
    </w:p>
    <w:p w14:paraId="6DEDAEB1" w14:textId="77777777" w:rsidR="00520250" w:rsidRDefault="00520250" w:rsidP="00520250">
      <w:pPr>
        <w:pStyle w:val="a3"/>
        <w:ind w:firstLine="480"/>
      </w:pPr>
      <w:bookmarkStart w:id="123" w:name="_Ref480752098"/>
      <w:r>
        <w:rPr>
          <w:rFonts w:hint="eastAsia"/>
        </w:rPr>
        <w:t>图</w:t>
      </w:r>
      <w:r>
        <w:t xml:space="preserve"> </w:t>
      </w:r>
      <w:r>
        <w:fldChar w:fldCharType="begin"/>
      </w:r>
      <w:r>
        <w:instrText xml:space="preserve"> SEQ </w:instrText>
      </w:r>
      <w:r>
        <w:rPr>
          <w:rFonts w:hint="eastAsia"/>
        </w:rPr>
        <w:instrText>图</w:instrText>
      </w:r>
      <w:r>
        <w:instrText xml:space="preserve"> \* ARABIC </w:instrText>
      </w:r>
      <w:r>
        <w:fldChar w:fldCharType="separate"/>
      </w:r>
      <w:r w:rsidR="00951D47">
        <w:rPr>
          <w:noProof/>
        </w:rPr>
        <w:t>35</w:t>
      </w:r>
      <w:r>
        <w:fldChar w:fldCharType="end"/>
      </w:r>
      <w:bookmarkEnd w:id="123"/>
      <w:r>
        <w:t xml:space="preserve">  </w:t>
      </w:r>
      <w:r>
        <w:rPr>
          <w:rFonts w:hint="eastAsia"/>
        </w:rPr>
        <w:t>单元测试用例</w:t>
      </w:r>
      <w:r>
        <w:t>RUCM</w:t>
      </w:r>
      <w:r>
        <w:rPr>
          <w:rFonts w:hint="eastAsia"/>
        </w:rPr>
        <w:t>（</w:t>
      </w:r>
      <w:r>
        <w:t>b</w:t>
      </w:r>
      <w:r>
        <w:rPr>
          <w:rFonts w:hint="eastAsia"/>
        </w:rPr>
        <w:t>）</w:t>
      </w:r>
    </w:p>
    <w:p w14:paraId="5253A247" w14:textId="77777777" w:rsidR="00520250" w:rsidRDefault="00520250" w:rsidP="00520250">
      <w:pPr>
        <w:pStyle w:val="2"/>
      </w:pPr>
      <w:bookmarkStart w:id="124" w:name="_Toc480752886"/>
      <w:bookmarkStart w:id="125" w:name="_Toc480753625"/>
      <w:r>
        <w:lastRenderedPageBreak/>
        <w:t xml:space="preserve">6.4 </w:t>
      </w:r>
      <w:r>
        <w:rPr>
          <w:rFonts w:hint="eastAsia"/>
        </w:rPr>
        <w:t>测试用例类图</w:t>
      </w:r>
      <w:bookmarkEnd w:id="124"/>
      <w:bookmarkEnd w:id="125"/>
    </w:p>
    <w:p w14:paraId="6D855FDF" w14:textId="0F64FDB5" w:rsidR="00520250" w:rsidRDefault="00520250" w:rsidP="00520250">
      <w:pPr>
        <w:ind w:firstLine="480"/>
      </w:pPr>
      <w:r>
        <w:rPr>
          <w:rFonts w:hint="eastAsia"/>
        </w:rPr>
        <w:t>测试用例基于</w:t>
      </w:r>
      <w:proofErr w:type="spellStart"/>
      <w:r>
        <w:t>BladeTest</w:t>
      </w:r>
      <w:proofErr w:type="spellEnd"/>
      <w:r>
        <w:rPr>
          <w:rFonts w:hint="eastAsia"/>
        </w:rPr>
        <w:t>类提供前置的</w:t>
      </w:r>
      <w:r w:rsidR="00FF4434">
        <w:t>IOC</w:t>
      </w:r>
      <w:r>
        <w:rPr>
          <w:rFonts w:hint="eastAsia"/>
        </w:rPr>
        <w:t>容器初始化，并依赖</w:t>
      </w:r>
      <w:r>
        <w:t>Blade</w:t>
      </w:r>
      <w:r>
        <w:rPr>
          <w:rFonts w:hint="eastAsia"/>
        </w:rPr>
        <w:t>的</w:t>
      </w:r>
      <w:r w:rsidR="00FF4434">
        <w:t>IOC</w:t>
      </w:r>
      <w:r>
        <w:rPr>
          <w:rFonts w:hint="eastAsia"/>
        </w:rPr>
        <w:t>组件进行执行。</w:t>
      </w:r>
      <w:proofErr w:type="spellStart"/>
      <w:r>
        <w:t>JUnit</w:t>
      </w:r>
      <w:proofErr w:type="spellEnd"/>
      <w:r>
        <w:rPr>
          <w:rFonts w:hint="eastAsia"/>
        </w:rPr>
        <w:t>提供了</w:t>
      </w:r>
      <w:proofErr w:type="spellStart"/>
      <w:r>
        <w:t>RunWith</w:t>
      </w:r>
      <w:proofErr w:type="spellEnd"/>
      <w:r>
        <w:rPr>
          <w:rFonts w:hint="eastAsia"/>
        </w:rPr>
        <w:t>接口，</w:t>
      </w:r>
      <w:proofErr w:type="spellStart"/>
      <w:r>
        <w:t>BladeTest</w:t>
      </w:r>
      <w:proofErr w:type="spellEnd"/>
      <w:r>
        <w:rPr>
          <w:rFonts w:hint="eastAsia"/>
        </w:rPr>
        <w:t>在实现了该接口后能够预加载</w:t>
      </w:r>
      <w:proofErr w:type="spellStart"/>
      <w:r>
        <w:t>JUnit</w:t>
      </w:r>
      <w:proofErr w:type="spellEnd"/>
      <w:r>
        <w:rPr>
          <w:rFonts w:hint="eastAsia"/>
        </w:rPr>
        <w:t>的环境，并提供</w:t>
      </w:r>
      <w:r w:rsidR="00FF4434">
        <w:t>IOC</w:t>
      </w:r>
      <w:r>
        <w:rPr>
          <w:rFonts w:hint="eastAsia"/>
        </w:rPr>
        <w:t>容器的实现。绘制类图如</w:t>
      </w:r>
      <w:r>
        <w:fldChar w:fldCharType="begin"/>
      </w:r>
      <w:r>
        <w:instrText xml:space="preserve"> REF _Ref480752119 \h </w:instrText>
      </w:r>
      <w:r>
        <w:fldChar w:fldCharType="separate"/>
      </w:r>
      <w:r w:rsidR="00951D47">
        <w:rPr>
          <w:rFonts w:hint="eastAsia"/>
        </w:rPr>
        <w:t>图</w:t>
      </w:r>
      <w:r w:rsidR="00951D47">
        <w:t xml:space="preserve"> </w:t>
      </w:r>
      <w:r w:rsidR="00951D47">
        <w:rPr>
          <w:noProof/>
        </w:rPr>
        <w:t>36</w:t>
      </w:r>
      <w:r>
        <w:fldChar w:fldCharType="end"/>
      </w:r>
      <w:r>
        <w:rPr>
          <w:rFonts w:hint="eastAsia"/>
        </w:rPr>
        <w:t>所示。</w:t>
      </w:r>
    </w:p>
    <w:p w14:paraId="30BBE54C" w14:textId="77777777" w:rsidR="00520250" w:rsidRDefault="00520250" w:rsidP="00520250">
      <w:pPr>
        <w:pStyle w:val="ad"/>
      </w:pPr>
      <w:r>
        <w:rPr>
          <w:noProof/>
        </w:rPr>
        <w:drawing>
          <wp:inline distT="0" distB="0" distL="0" distR="0" wp14:anchorId="012F82CC" wp14:editId="16B96C2E">
            <wp:extent cx="5270500" cy="2819400"/>
            <wp:effectExtent l="0" t="0" r="12700" b="0"/>
            <wp:docPr id="20" name="图片 20" descr="\\Mac\Home\Desktop\Main的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descr="\\Mac\Home\Desktop\Main的副本.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0500" cy="2819400"/>
                    </a:xfrm>
                    <a:prstGeom prst="rect">
                      <a:avLst/>
                    </a:prstGeom>
                    <a:noFill/>
                    <a:ln>
                      <a:noFill/>
                    </a:ln>
                  </pic:spPr>
                </pic:pic>
              </a:graphicData>
            </a:graphic>
          </wp:inline>
        </w:drawing>
      </w:r>
    </w:p>
    <w:p w14:paraId="3358750B" w14:textId="77777777" w:rsidR="00520250" w:rsidRDefault="00520250" w:rsidP="00520250">
      <w:pPr>
        <w:pStyle w:val="a3"/>
        <w:ind w:firstLine="480"/>
      </w:pPr>
      <w:bookmarkStart w:id="126" w:name="_Ref480752119"/>
      <w:r>
        <w:rPr>
          <w:rFonts w:hint="eastAsia"/>
        </w:rPr>
        <w:t>图</w:t>
      </w:r>
      <w:r>
        <w:t xml:space="preserve"> </w:t>
      </w:r>
      <w:r>
        <w:fldChar w:fldCharType="begin"/>
      </w:r>
      <w:r>
        <w:instrText xml:space="preserve"> SEQ </w:instrText>
      </w:r>
      <w:r>
        <w:rPr>
          <w:rFonts w:hint="eastAsia"/>
        </w:rPr>
        <w:instrText>图</w:instrText>
      </w:r>
      <w:r>
        <w:instrText xml:space="preserve"> \* ARABIC </w:instrText>
      </w:r>
      <w:r>
        <w:fldChar w:fldCharType="separate"/>
      </w:r>
      <w:r w:rsidR="00951D47">
        <w:rPr>
          <w:noProof/>
        </w:rPr>
        <w:t>36</w:t>
      </w:r>
      <w:r>
        <w:fldChar w:fldCharType="end"/>
      </w:r>
      <w:bookmarkEnd w:id="126"/>
      <w:r>
        <w:t xml:space="preserve"> </w:t>
      </w:r>
      <w:r>
        <w:rPr>
          <w:rFonts w:hint="eastAsia"/>
        </w:rPr>
        <w:t>测试用例类图</w:t>
      </w:r>
    </w:p>
    <w:p w14:paraId="638EF811" w14:textId="77777777" w:rsidR="004A3198" w:rsidRDefault="004A3198" w:rsidP="00520250">
      <w:pPr>
        <w:ind w:firstLine="480"/>
      </w:pPr>
    </w:p>
    <w:sectPr w:rsidR="004A3198">
      <w:footerReference w:type="default" r:id="rId61"/>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liuchao" w:date="2017-04-28T11:01:00Z" w:initials="l">
    <w:p w14:paraId="558281AC" w14:textId="5D2E4862" w:rsidR="00881C36" w:rsidRDefault="00881C36">
      <w:pPr>
        <w:pStyle w:val="af1"/>
        <w:ind w:firstLine="420"/>
      </w:pPr>
      <w:r>
        <w:rPr>
          <w:rStyle w:val="af0"/>
        </w:rPr>
        <w:annotationRef/>
      </w:r>
      <w:r>
        <w:rPr>
          <w:rFonts w:hint="eastAsia"/>
        </w:rPr>
        <w:t>2.4.1</w:t>
      </w:r>
      <w:r>
        <w:rPr>
          <w:rFonts w:hint="eastAsia"/>
        </w:rPr>
        <w:t>页码错</w:t>
      </w:r>
    </w:p>
  </w:comment>
  <w:comment w:id="19" w:author="liuchao" w:date="2017-04-28T11:11:00Z" w:initials="l">
    <w:p w14:paraId="32AE72D1" w14:textId="7350551B" w:rsidR="002A7668" w:rsidRDefault="002A7668">
      <w:pPr>
        <w:pStyle w:val="af1"/>
        <w:ind w:firstLine="420"/>
      </w:pPr>
      <w:r>
        <w:rPr>
          <w:rStyle w:val="af0"/>
        </w:rPr>
        <w:annotationRef/>
      </w:r>
      <w:r>
        <w:rPr>
          <w:rFonts w:hint="eastAsia"/>
        </w:rPr>
        <w:t>含义说明</w:t>
      </w:r>
    </w:p>
  </w:comment>
  <w:comment w:id="22" w:author="liuchao" w:date="2017-04-28T11:14:00Z" w:initials="l">
    <w:p w14:paraId="6BDDD3D5" w14:textId="2786815D" w:rsidR="002A7668" w:rsidRDefault="002A7668">
      <w:pPr>
        <w:pStyle w:val="af1"/>
        <w:ind w:firstLine="420"/>
      </w:pPr>
      <w:r>
        <w:rPr>
          <w:rStyle w:val="af0"/>
        </w:rPr>
        <w:annotationRef/>
      </w:r>
      <w:r>
        <w:rPr>
          <w:rFonts w:hint="eastAsia"/>
        </w:rPr>
        <w:t>？下面没有解释，也没有涉及？</w:t>
      </w:r>
    </w:p>
  </w:comment>
  <w:comment w:id="27" w:author="liuchao" w:date="2017-04-28T11:16:00Z" w:initials="l">
    <w:p w14:paraId="6A6504B8" w14:textId="4B6A0551" w:rsidR="002A7668" w:rsidRDefault="002A7668">
      <w:pPr>
        <w:pStyle w:val="af1"/>
        <w:ind w:firstLine="420"/>
      </w:pPr>
      <w:r>
        <w:rPr>
          <w:rStyle w:val="af0"/>
        </w:rPr>
        <w:annotationRef/>
      </w:r>
      <w:r>
        <w:rPr>
          <w:rFonts w:hint="eastAsia"/>
        </w:rPr>
        <w:t>下面没有解释？下面还有“系统需求”？</w:t>
      </w:r>
    </w:p>
  </w:comment>
  <w:comment w:id="29" w:author="liuchao" w:date="2017-04-28T11:20:00Z" w:initials="l">
    <w:p w14:paraId="72B05518" w14:textId="03617209" w:rsidR="009906E3" w:rsidRDefault="009906E3">
      <w:pPr>
        <w:pStyle w:val="af1"/>
        <w:ind w:firstLine="420"/>
      </w:pPr>
      <w:r>
        <w:rPr>
          <w:rStyle w:val="af0"/>
        </w:rPr>
        <w:annotationRef/>
      </w:r>
      <w:r>
        <w:rPr>
          <w:rFonts w:hint="eastAsia"/>
        </w:rPr>
        <w:t>针对下面列举的</w:t>
      </w:r>
      <w:r>
        <w:rPr>
          <w:rFonts w:hint="eastAsia"/>
        </w:rPr>
        <w:t>5+2</w:t>
      </w:r>
      <w:r>
        <w:rPr>
          <w:rFonts w:hint="eastAsia"/>
        </w:rPr>
        <w:t>个业务需求（目标），</w:t>
      </w:r>
      <w:r w:rsidR="00B019D6">
        <w:rPr>
          <w:rFonts w:hint="eastAsia"/>
        </w:rPr>
        <w:t>即典型用例，绘制用例图，并给出各个用例的定义或描述（</w:t>
      </w:r>
      <w:r w:rsidR="00B019D6">
        <w:rPr>
          <w:rFonts w:hint="eastAsia"/>
        </w:rPr>
        <w:t>RUCM</w:t>
      </w:r>
      <w:r w:rsidR="00B019D6">
        <w:rPr>
          <w:rFonts w:hint="eastAsia"/>
        </w:rPr>
        <w:t>），即业务需求的详细定义。</w:t>
      </w:r>
    </w:p>
  </w:comment>
  <w:comment w:id="59" w:author="liuchao" w:date="2017-04-28T11:19:00Z" w:initials="l">
    <w:p w14:paraId="731254F7" w14:textId="6E955A26" w:rsidR="009906E3" w:rsidRDefault="009906E3">
      <w:pPr>
        <w:pStyle w:val="af1"/>
        <w:ind w:firstLine="420"/>
      </w:pPr>
      <w:r>
        <w:rPr>
          <w:rStyle w:val="af0"/>
        </w:rPr>
        <w:annotationRef/>
      </w:r>
      <w:r>
        <w:rPr>
          <w:rFonts w:hint="eastAsia"/>
        </w:rPr>
        <w:t>这些用例描述的是什么？业务需求，功能需求？</w:t>
      </w:r>
    </w:p>
  </w:comment>
  <w:comment w:id="60" w:author="liuchao" w:date="2017-04-28T14:19:00Z" w:initials="l">
    <w:p w14:paraId="658BBC17" w14:textId="4A7C6EAF" w:rsidR="00304294" w:rsidRDefault="00304294">
      <w:pPr>
        <w:pStyle w:val="af1"/>
        <w:ind w:firstLine="420"/>
      </w:pPr>
      <w:r>
        <w:rPr>
          <w:rStyle w:val="af0"/>
        </w:rPr>
        <w:annotationRef/>
      </w:r>
      <w:r>
        <w:rPr>
          <w:rFonts w:hint="eastAsia"/>
        </w:rPr>
        <w:t>数据库操作</w:t>
      </w:r>
      <w:r w:rsidR="006F5DAD">
        <w:rPr>
          <w:rFonts w:hint="eastAsia"/>
        </w:rPr>
        <w:t>是个“虚”用例？</w:t>
      </w:r>
      <w:r w:rsidR="006F5DAD">
        <w:rPr>
          <w:rFonts w:hint="eastAsia"/>
        </w:rPr>
        <w:t>UML</w:t>
      </w:r>
      <w:r w:rsidR="006F5DAD">
        <w:rPr>
          <w:rFonts w:hint="eastAsia"/>
        </w:rPr>
        <w:t>里没有这样的用例。可以讲数据库作为一个单独的“系统”，为开发人员提供</w:t>
      </w:r>
      <w:r w:rsidR="006F5DAD">
        <w:rPr>
          <w:rFonts w:hint="eastAsia"/>
        </w:rPr>
        <w:t>4</w:t>
      </w:r>
      <w:r w:rsidR="006F5DAD">
        <w:rPr>
          <w:rFonts w:hint="eastAsia"/>
        </w:rPr>
        <w:t>个用例。</w:t>
      </w:r>
    </w:p>
  </w:comment>
  <w:comment w:id="64" w:author="liuchao" w:date="2017-04-28T11:50:00Z" w:initials="l">
    <w:p w14:paraId="06003A97" w14:textId="77777777" w:rsidR="001C0CDA" w:rsidRDefault="001C0CDA">
      <w:pPr>
        <w:pStyle w:val="af1"/>
        <w:ind w:firstLine="420"/>
      </w:pPr>
      <w:r>
        <w:rPr>
          <w:rStyle w:val="af0"/>
        </w:rPr>
        <w:annotationRef/>
      </w:r>
      <w:r>
        <w:t>S</w:t>
      </w:r>
      <w:r>
        <w:rPr>
          <w:rFonts w:hint="eastAsia"/>
        </w:rPr>
        <w:t xml:space="preserve">tep </w:t>
      </w:r>
      <w:r>
        <w:t>1</w:t>
      </w:r>
      <w:r>
        <w:rPr>
          <w:rFonts w:hint="eastAsia"/>
        </w:rPr>
        <w:t>，</w:t>
      </w:r>
      <w:r>
        <w:rPr>
          <w:rFonts w:hint="eastAsia"/>
        </w:rPr>
        <w:t>6</w:t>
      </w:r>
      <w:r>
        <w:t>:</w:t>
      </w:r>
      <w:r>
        <w:rPr>
          <w:rFonts w:hint="eastAsia"/>
        </w:rPr>
        <w:t>“声名”应为“声明”？</w:t>
      </w:r>
    </w:p>
    <w:p w14:paraId="4B708021" w14:textId="3535206C" w:rsidR="001C0CDA" w:rsidRDefault="001C0CDA">
      <w:pPr>
        <w:pStyle w:val="af1"/>
        <w:ind w:firstLine="480"/>
        <w:rPr>
          <w:rFonts w:hint="eastAsia"/>
        </w:rPr>
      </w:pPr>
      <w:r>
        <w:t>P</w:t>
      </w:r>
      <w:r>
        <w:rPr>
          <w:rFonts w:hint="eastAsia"/>
        </w:rPr>
        <w:t>recondition</w:t>
      </w:r>
      <w:r>
        <w:rPr>
          <w:rFonts w:hint="eastAsia"/>
        </w:rPr>
        <w:t>：对步骤</w:t>
      </w:r>
      <w:r>
        <w:rPr>
          <w:rFonts w:hint="eastAsia"/>
        </w:rPr>
        <w:t>7</w:t>
      </w:r>
      <w:r>
        <w:rPr>
          <w:rFonts w:hint="eastAsia"/>
        </w:rPr>
        <w:t>中注册的所有类？</w:t>
      </w:r>
    </w:p>
  </w:comment>
  <w:comment w:id="65" w:author="liuchao" w:date="2017-04-28T14:14:00Z" w:initials="l">
    <w:p w14:paraId="71E9FED3" w14:textId="2E0088C5" w:rsidR="00304294" w:rsidRDefault="00304294">
      <w:pPr>
        <w:pStyle w:val="af1"/>
        <w:ind w:firstLine="420"/>
      </w:pPr>
      <w:r>
        <w:rPr>
          <w:rStyle w:val="af0"/>
        </w:rPr>
        <w:annotationRef/>
      </w:r>
      <w:r>
        <w:t>S</w:t>
      </w:r>
      <w:r>
        <w:rPr>
          <w:rFonts w:hint="eastAsia"/>
        </w:rPr>
        <w:t>tep</w:t>
      </w:r>
      <w:r>
        <w:t>6</w:t>
      </w:r>
      <w:r>
        <w:rPr>
          <w:rFonts w:hint="eastAsia"/>
        </w:rPr>
        <w:t>中，执行“插入操作”？</w:t>
      </w:r>
    </w:p>
  </w:comment>
  <w:comment w:id="71" w:author="liuchao" w:date="2017-04-28T14:27:00Z" w:initials="l">
    <w:p w14:paraId="428BF739" w14:textId="2F5278B1" w:rsidR="006F5DAD" w:rsidRDefault="006F5DAD" w:rsidP="006F5DAD">
      <w:pPr>
        <w:pStyle w:val="af1"/>
        <w:numPr>
          <w:ilvl w:val="0"/>
          <w:numId w:val="3"/>
        </w:numPr>
        <w:ind w:firstLineChars="0"/>
      </w:pPr>
      <w:r>
        <w:rPr>
          <w:rStyle w:val="af0"/>
        </w:rPr>
        <w:annotationRef/>
      </w:r>
      <w:r>
        <w:rPr>
          <w:rFonts w:hint="eastAsia"/>
        </w:rPr>
        <w:t>对每张类图，应有说明，比如：类图（包）的概要说明；类的概要说明（用途、功能）等。</w:t>
      </w:r>
    </w:p>
    <w:p w14:paraId="5D66674E" w14:textId="77777777" w:rsidR="00B71F1F" w:rsidRDefault="006F5DAD" w:rsidP="006F5DAD">
      <w:pPr>
        <w:pStyle w:val="af1"/>
        <w:numPr>
          <w:ilvl w:val="0"/>
          <w:numId w:val="3"/>
        </w:numPr>
        <w:ind w:firstLineChars="0"/>
      </w:pPr>
      <w:r>
        <w:rPr>
          <w:rFonts w:hint="eastAsia"/>
        </w:rPr>
        <w:t>应建立这些类与用例说明（</w:t>
      </w:r>
      <w:r>
        <w:rPr>
          <w:rFonts w:hint="eastAsia"/>
        </w:rPr>
        <w:t>RUCM</w:t>
      </w:r>
      <w:r>
        <w:rPr>
          <w:rFonts w:hint="eastAsia"/>
        </w:rPr>
        <w:t>）中涉及到的操作或数据</w:t>
      </w:r>
      <w:r w:rsidR="00284BA0">
        <w:rPr>
          <w:rFonts w:hint="eastAsia"/>
        </w:rPr>
        <w:t>项之间的对应关系。可以造一张简表。从而</w:t>
      </w:r>
    </w:p>
    <w:p w14:paraId="68E30AD2" w14:textId="77777777" w:rsidR="00B71F1F" w:rsidRDefault="00284BA0" w:rsidP="00B71F1F">
      <w:pPr>
        <w:pStyle w:val="af1"/>
        <w:numPr>
          <w:ilvl w:val="1"/>
          <w:numId w:val="3"/>
        </w:numPr>
        <w:ind w:firstLineChars="0"/>
      </w:pPr>
      <w:r>
        <w:rPr>
          <w:rFonts w:hint="eastAsia"/>
        </w:rPr>
        <w:t>说明哪些类是与某个或某些用例直接相关的？哪些不直接相关，而只是辅助用于实现特定功能的？</w:t>
      </w:r>
    </w:p>
    <w:p w14:paraId="520F4838" w14:textId="79A8368B" w:rsidR="006F5DAD" w:rsidRDefault="00B71F1F" w:rsidP="00B71F1F">
      <w:pPr>
        <w:pStyle w:val="af1"/>
        <w:numPr>
          <w:ilvl w:val="1"/>
          <w:numId w:val="3"/>
        </w:numPr>
        <w:ind w:firstLineChars="0"/>
        <w:rPr>
          <w:rFonts w:hint="eastAsia"/>
        </w:rPr>
      </w:pPr>
      <w:r>
        <w:rPr>
          <w:rFonts w:hint="eastAsia"/>
        </w:rPr>
        <w:t>并可据此检查，在这两组模型中，是否有“丢漏”或“不一致”的问题。比如，至少用例中提及的输入输出数据项、对象及其属性和操作等，在类图中都有对应的内容。</w:t>
      </w:r>
    </w:p>
    <w:p w14:paraId="6C95645F" w14:textId="77777777" w:rsidR="006F5DAD" w:rsidRDefault="006F5DAD">
      <w:pPr>
        <w:pStyle w:val="af1"/>
        <w:ind w:firstLine="480"/>
        <w:rPr>
          <w:rFonts w:hint="eastAsia"/>
        </w:rPr>
      </w:pPr>
    </w:p>
  </w:comment>
  <w:comment w:id="74" w:author="liuchao" w:date="2017-04-28T14:24:00Z" w:initials="l">
    <w:p w14:paraId="512AC444" w14:textId="70B833AD" w:rsidR="006F5DAD" w:rsidRDefault="006F5DAD" w:rsidP="00B71F1F">
      <w:pPr>
        <w:pStyle w:val="af1"/>
        <w:numPr>
          <w:ilvl w:val="0"/>
          <w:numId w:val="4"/>
        </w:numPr>
        <w:ind w:firstLineChars="0"/>
      </w:pPr>
      <w:r>
        <w:rPr>
          <w:rStyle w:val="af0"/>
        </w:rPr>
        <w:annotationRef/>
      </w:r>
      <w:proofErr w:type="spellStart"/>
      <w:r>
        <w:t>Const</w:t>
      </w:r>
      <w:proofErr w:type="spellEnd"/>
      <w:r>
        <w:rPr>
          <w:rFonts w:hint="eastAsia"/>
        </w:rPr>
        <w:t>是“枚举类”吗？且仅用于基本配置类？</w:t>
      </w:r>
    </w:p>
    <w:p w14:paraId="22AF1F85" w14:textId="09535812" w:rsidR="00B71F1F" w:rsidRDefault="00B71F1F" w:rsidP="00B71F1F">
      <w:pPr>
        <w:pStyle w:val="af1"/>
        <w:numPr>
          <w:ilvl w:val="0"/>
          <w:numId w:val="4"/>
        </w:numPr>
        <w:ind w:firstLineChars="0"/>
        <w:rPr>
          <w:rFonts w:hint="eastAsia"/>
        </w:rPr>
      </w:pPr>
      <w:r>
        <w:rPr>
          <w:rFonts w:hint="eastAsia"/>
        </w:rPr>
        <w:t>配置类：空白处应当删掉。其他类图同样。</w:t>
      </w:r>
    </w:p>
  </w:comment>
  <w:comment w:id="92" w:author="liuchao" w:date="2017-04-28T14:45:00Z" w:initials="l">
    <w:p w14:paraId="3AA692B4" w14:textId="5D85B06D" w:rsidR="00F34124" w:rsidRDefault="00F34124">
      <w:pPr>
        <w:pStyle w:val="af1"/>
        <w:ind w:firstLine="420"/>
      </w:pPr>
      <w:r>
        <w:rPr>
          <w:rStyle w:val="af0"/>
        </w:rPr>
        <w:annotationRef/>
      </w:r>
      <w:r>
        <w:rPr>
          <w:rFonts w:hint="eastAsia"/>
        </w:rPr>
        <w:t>基本步骤有</w:t>
      </w:r>
      <w:r>
        <w:rPr>
          <w:rFonts w:hint="eastAsia"/>
        </w:rPr>
        <w:t>11</w:t>
      </w:r>
      <w:r>
        <w:rPr>
          <w:rFonts w:hint="eastAsia"/>
        </w:rPr>
        <w:t>步？与下面的</w:t>
      </w:r>
      <w:r>
        <w:rPr>
          <w:rFonts w:hint="eastAsia"/>
        </w:rPr>
        <w:t>8</w:t>
      </w:r>
      <w:r>
        <w:rPr>
          <w:rFonts w:hint="eastAsia"/>
        </w:rPr>
        <w:t>步如何对应？</w:t>
      </w:r>
    </w:p>
  </w:comment>
  <w:comment w:id="116" w:author="liuchao" w:date="2017-04-28T15:03:00Z" w:initials="l">
    <w:p w14:paraId="11A1C3C2" w14:textId="3FB8C1D6" w:rsidR="00173D58" w:rsidRDefault="00173D58">
      <w:pPr>
        <w:pStyle w:val="af1"/>
        <w:ind w:firstLine="420"/>
      </w:pPr>
      <w:r>
        <w:rPr>
          <w:rStyle w:val="af0"/>
        </w:rPr>
        <w:annotationRef/>
      </w:r>
      <w:r>
        <w:rPr>
          <w:rFonts w:hint="eastAsia"/>
        </w:rPr>
        <w:t>该方案能够支持哪些测试？</w:t>
      </w:r>
      <w:bookmarkStart w:id="117" w:name="_GoBack"/>
      <w:bookmarkEnd w:id="117"/>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58281AC" w15:done="0"/>
  <w15:commentEx w15:paraId="32AE72D1" w15:done="0"/>
  <w15:commentEx w15:paraId="6BDDD3D5" w15:done="0"/>
  <w15:commentEx w15:paraId="6A6504B8" w15:done="0"/>
  <w15:commentEx w15:paraId="72B05518" w15:done="0"/>
  <w15:commentEx w15:paraId="731254F7" w15:done="0"/>
  <w15:commentEx w15:paraId="658BBC17" w15:done="0"/>
  <w15:commentEx w15:paraId="4B708021" w15:done="0"/>
  <w15:commentEx w15:paraId="71E9FED3" w15:done="0"/>
  <w15:commentEx w15:paraId="6C95645F" w15:done="0"/>
  <w15:commentEx w15:paraId="22AF1F85" w15:done="0"/>
  <w15:commentEx w15:paraId="3AA692B4" w15:done="0"/>
  <w15:commentEx w15:paraId="11A1C3C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D00E05" w14:textId="77777777" w:rsidR="001B4BC5" w:rsidRDefault="001B4BC5">
      <w:pPr>
        <w:spacing w:line="240" w:lineRule="auto"/>
        <w:ind w:firstLine="480"/>
      </w:pPr>
      <w:r>
        <w:separator/>
      </w:r>
    </w:p>
  </w:endnote>
  <w:endnote w:type="continuationSeparator" w:id="0">
    <w:p w14:paraId="414FBF48" w14:textId="77777777" w:rsidR="001B4BC5" w:rsidRDefault="001B4BC5">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Arial Unicode MS"/>
    <w:charset w:val="86"/>
    <w:family w:val="auto"/>
    <w:pitch w:val="variable"/>
    <w:sig w:usb0="00000000" w:usb1="38CF7CFA" w:usb2="00000016" w:usb3="00000000" w:csb0="0004000F" w:csb1="00000000"/>
  </w:font>
  <w:font w:name="等线 Light">
    <w:altName w:val="Arial Unicode MS"/>
    <w:charset w:val="86"/>
    <w:family w:val="auto"/>
    <w:pitch w:val="variable"/>
    <w:sig w:usb0="00000000" w:usb1="38CF7CFA" w:usb2="00000016" w:usb3="00000000" w:csb0="0004000F" w:csb1="00000000"/>
  </w:font>
  <w:font w:name="TimesNewRomanPS-BoldMT">
    <w:charset w:val="00"/>
    <w:family w:val="auto"/>
    <w:pitch w:val="variable"/>
    <w:sig w:usb0="E0002AEF" w:usb1="C0007841" w:usb2="00000009" w:usb3="00000000" w:csb0="000001FF" w:csb1="00000000"/>
  </w:font>
  <w:font w:name="TimesNewRomanPSMT">
    <w:altName w:val="Times New Roman"/>
    <w:charset w:val="00"/>
    <w:family w:val="auto"/>
    <w:pitch w:val="variable"/>
    <w:sig w:usb0="00000000"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MF YueYuan (Noncommercial)">
    <w:altName w:val="Arial Unicode MS"/>
    <w:charset w:val="86"/>
    <w:family w:val="auto"/>
    <w:pitch w:val="variable"/>
    <w:sig w:usb0="00000000" w:usb1="080F0000" w:usb2="00000010" w:usb3="00000000" w:csb0="00040001" w:csb1="00000000"/>
  </w:font>
  <w:font w:name="Helvetica">
    <w:panose1 w:val="020B0604020202020204"/>
    <w:charset w:val="00"/>
    <w:family w:val="swiss"/>
    <w:notTrueType/>
    <w:pitch w:val="variable"/>
    <w:sig w:usb0="00000003" w:usb1="00000000" w:usb2="00000000" w:usb3="00000000" w:csb0="00000001" w:csb1="00000000"/>
  </w:font>
  <w:font w:name="Leelawadee UI">
    <w:charset w:val="00"/>
    <w:family w:val="swiss"/>
    <w:pitch w:val="variable"/>
    <w:sig w:usb0="A3000003" w:usb1="00000000" w:usb2="00010000" w:usb3="00000000" w:csb0="00010101"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4779FC" w14:textId="77777777" w:rsidR="00881C36" w:rsidRDefault="00881C36">
    <w:pPr>
      <w:pStyle w:val="a5"/>
      <w:framePr w:wrap="around" w:vAnchor="text" w:hAnchor="margin" w:xAlign="center" w:y="1"/>
      <w:ind w:firstLine="360"/>
      <w:rPr>
        <w:rStyle w:val="a9"/>
      </w:rPr>
    </w:pPr>
    <w:r>
      <w:rPr>
        <w:rStyle w:val="a9"/>
      </w:rPr>
      <w:fldChar w:fldCharType="begin"/>
    </w:r>
    <w:r>
      <w:rPr>
        <w:rStyle w:val="a9"/>
      </w:rPr>
      <w:instrText xml:space="preserve">PAGE  </w:instrText>
    </w:r>
    <w:r>
      <w:rPr>
        <w:rStyle w:val="a9"/>
      </w:rPr>
      <w:fldChar w:fldCharType="end"/>
    </w:r>
  </w:p>
  <w:p w14:paraId="121F8C05" w14:textId="77777777" w:rsidR="00881C36" w:rsidRDefault="00881C36">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2D6AE5" w14:textId="77777777" w:rsidR="00881C36" w:rsidRDefault="00881C36">
    <w:pPr>
      <w:pStyle w:val="a5"/>
      <w:ind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63F6C9" w14:textId="77777777" w:rsidR="00881C36" w:rsidRDefault="00881C36">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C0FDF" w14:textId="77777777" w:rsidR="00881C36" w:rsidRDefault="00881C36">
    <w:pPr>
      <w:pStyle w:val="a5"/>
      <w:framePr w:wrap="around" w:vAnchor="text" w:hAnchor="margin" w:xAlign="center" w:y="1"/>
      <w:ind w:firstLine="360"/>
      <w:rPr>
        <w:rStyle w:val="a9"/>
      </w:rPr>
    </w:pPr>
    <w:r>
      <w:rPr>
        <w:rStyle w:val="a9"/>
      </w:rPr>
      <w:fldChar w:fldCharType="begin"/>
    </w:r>
    <w:r>
      <w:rPr>
        <w:rStyle w:val="a9"/>
      </w:rPr>
      <w:instrText xml:space="preserve">PAGE  </w:instrText>
    </w:r>
    <w:r>
      <w:rPr>
        <w:rStyle w:val="a9"/>
      </w:rPr>
      <w:fldChar w:fldCharType="separate"/>
    </w:r>
    <w:r w:rsidR="00173D58">
      <w:rPr>
        <w:rStyle w:val="a9"/>
        <w:noProof/>
      </w:rPr>
      <w:t>40</w:t>
    </w:r>
    <w:r>
      <w:rPr>
        <w:rStyle w:val="a9"/>
      </w:rPr>
      <w:fldChar w:fldCharType="end"/>
    </w:r>
  </w:p>
  <w:p w14:paraId="7DF9B29A" w14:textId="77777777" w:rsidR="00881C36" w:rsidRDefault="00881C36">
    <w:pPr>
      <w:pStyle w:val="a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7AD39D" w14:textId="77777777" w:rsidR="001B4BC5" w:rsidRDefault="001B4BC5">
      <w:pPr>
        <w:spacing w:line="240" w:lineRule="auto"/>
        <w:ind w:firstLine="480"/>
      </w:pPr>
      <w:r>
        <w:separator/>
      </w:r>
    </w:p>
  </w:footnote>
  <w:footnote w:type="continuationSeparator" w:id="0">
    <w:p w14:paraId="78CDE5B6" w14:textId="77777777" w:rsidR="001B4BC5" w:rsidRDefault="001B4BC5">
      <w:pPr>
        <w:spacing w:line="240" w:lineRule="auto"/>
        <w:ind w:firstLine="480"/>
      </w:pPr>
      <w:r>
        <w:continuationSeparator/>
      </w:r>
    </w:p>
  </w:footnote>
  <w:footnote w:id="1">
    <w:p w14:paraId="3D8034BD" w14:textId="77777777" w:rsidR="00881C36" w:rsidRDefault="00881C36">
      <w:pPr>
        <w:pStyle w:val="ae"/>
        <w:ind w:firstLine="360"/>
      </w:pPr>
      <w:r>
        <w:rPr>
          <w:rStyle w:val="af"/>
        </w:rPr>
        <w:footnoteRef/>
      </w:r>
      <w:r>
        <w:t xml:space="preserve"> </w:t>
      </w:r>
      <w:r w:rsidRPr="0034641B">
        <w:t>bladejava.com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5CE6F3" w14:textId="77777777" w:rsidR="00881C36" w:rsidRDefault="00881C36">
    <w:pPr>
      <w:pStyle w:val="a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E9FA1" w14:textId="77777777" w:rsidR="00881C36" w:rsidRDefault="00881C36">
    <w:pPr>
      <w:pStyle w:val="a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792429" w14:textId="77777777" w:rsidR="00881C36" w:rsidRDefault="00881C36">
    <w:pPr>
      <w:pStyle w:val="a6"/>
      <w:pBdr>
        <w:bottom w:val="none" w:sz="0" w:space="0" w:color="auto"/>
      </w:pBdr>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EC60F7"/>
    <w:multiLevelType w:val="hybridMultilevel"/>
    <w:tmpl w:val="67B4E018"/>
    <w:lvl w:ilvl="0" w:tplc="DA9412A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97F57FC"/>
    <w:multiLevelType w:val="multilevel"/>
    <w:tmpl w:val="497F57FC"/>
    <w:lvl w:ilvl="0" w:tentative="1">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tentative="1">
      <w:start w:val="1"/>
      <w:numFmt w:val="bullet"/>
      <w:lvlText w:val=""/>
      <w:lvlJc w:val="left"/>
      <w:pPr>
        <w:ind w:left="1440" w:hanging="480"/>
      </w:pPr>
      <w:rPr>
        <w:rFonts w:ascii="Wingdings" w:hAnsi="Wingdings" w:hint="default"/>
      </w:rPr>
    </w:lvl>
    <w:lvl w:ilvl="3" w:tentative="1">
      <w:start w:val="1"/>
      <w:numFmt w:val="bullet"/>
      <w:lvlText w:val=""/>
      <w:lvlJc w:val="left"/>
      <w:pPr>
        <w:ind w:left="1920" w:hanging="480"/>
      </w:pPr>
      <w:rPr>
        <w:rFonts w:ascii="Wingdings" w:hAnsi="Wingdings" w:hint="default"/>
      </w:rPr>
    </w:lvl>
    <w:lvl w:ilvl="4" w:tentative="1">
      <w:start w:val="1"/>
      <w:numFmt w:val="bullet"/>
      <w:lvlText w:val=""/>
      <w:lvlJc w:val="left"/>
      <w:pPr>
        <w:ind w:left="2400" w:hanging="480"/>
      </w:pPr>
      <w:rPr>
        <w:rFonts w:ascii="Wingdings" w:hAnsi="Wingdings" w:hint="default"/>
      </w:rPr>
    </w:lvl>
    <w:lvl w:ilvl="5" w:tentative="1">
      <w:start w:val="1"/>
      <w:numFmt w:val="bullet"/>
      <w:lvlText w:val=""/>
      <w:lvlJc w:val="left"/>
      <w:pPr>
        <w:ind w:left="2880" w:hanging="480"/>
      </w:pPr>
      <w:rPr>
        <w:rFonts w:ascii="Wingdings" w:hAnsi="Wingdings" w:hint="default"/>
      </w:rPr>
    </w:lvl>
    <w:lvl w:ilvl="6" w:tentative="1">
      <w:start w:val="1"/>
      <w:numFmt w:val="bullet"/>
      <w:lvlText w:val=""/>
      <w:lvlJc w:val="left"/>
      <w:pPr>
        <w:ind w:left="3360" w:hanging="480"/>
      </w:pPr>
      <w:rPr>
        <w:rFonts w:ascii="Wingdings" w:hAnsi="Wingdings" w:hint="default"/>
      </w:rPr>
    </w:lvl>
    <w:lvl w:ilvl="7" w:tentative="1">
      <w:start w:val="1"/>
      <w:numFmt w:val="bullet"/>
      <w:lvlText w:val=""/>
      <w:lvlJc w:val="left"/>
      <w:pPr>
        <w:ind w:left="3840" w:hanging="480"/>
      </w:pPr>
      <w:rPr>
        <w:rFonts w:ascii="Wingdings" w:hAnsi="Wingdings" w:hint="default"/>
      </w:rPr>
    </w:lvl>
    <w:lvl w:ilvl="8" w:tentative="1">
      <w:start w:val="1"/>
      <w:numFmt w:val="bullet"/>
      <w:lvlText w:val=""/>
      <w:lvlJc w:val="left"/>
      <w:pPr>
        <w:ind w:left="4320" w:hanging="480"/>
      </w:pPr>
      <w:rPr>
        <w:rFonts w:ascii="Wingdings" w:hAnsi="Wingdings" w:hint="default"/>
      </w:rPr>
    </w:lvl>
  </w:abstractNum>
  <w:abstractNum w:abstractNumId="2" w15:restartNumberingAfterBreak="0">
    <w:nsid w:val="65A2477C"/>
    <w:multiLevelType w:val="hybridMultilevel"/>
    <w:tmpl w:val="82BE10F0"/>
    <w:lvl w:ilvl="0" w:tplc="A96AE5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7CAF1FE3"/>
    <w:multiLevelType w:val="multilevel"/>
    <w:tmpl w:val="7CAF1FE3"/>
    <w:lvl w:ilvl="0" w:tentative="1">
      <w:start w:val="2"/>
      <w:numFmt w:val="decimal"/>
      <w:lvlText w:val="%1"/>
      <w:lvlJc w:val="left"/>
      <w:pPr>
        <w:ind w:left="360" w:hanging="360"/>
      </w:pPr>
      <w:rPr>
        <w:rFonts w:hint="default"/>
      </w:rPr>
    </w:lvl>
    <w:lvl w:ilvl="1" w:tentative="1">
      <w:start w:val="4"/>
      <w:numFmt w:val="decimal"/>
      <w:isLgl/>
      <w:lvlText w:val="%1.%2"/>
      <w:lvlJc w:val="left"/>
      <w:pPr>
        <w:ind w:left="750" w:hanging="750"/>
      </w:pPr>
      <w:rPr>
        <w:rFonts w:hint="default"/>
      </w:rPr>
    </w:lvl>
    <w:lvl w:ilvl="2" w:tentative="1">
      <w:start w:val="1"/>
      <w:numFmt w:val="decimal"/>
      <w:pStyle w:val="5"/>
      <w:isLgl/>
      <w:lvlText w:val="%1.%2.%3"/>
      <w:lvlJc w:val="left"/>
      <w:pPr>
        <w:ind w:left="750" w:hanging="750"/>
      </w:pPr>
      <w:rPr>
        <w:rFonts w:hint="default"/>
      </w:rPr>
    </w:lvl>
    <w:lvl w:ilvl="3" w:tentative="1">
      <w:start w:val="1"/>
      <w:numFmt w:val="decimal"/>
      <w:isLgl/>
      <w:lvlText w:val="%1.%2.%3.%4"/>
      <w:lvlJc w:val="left"/>
      <w:pPr>
        <w:ind w:left="1080" w:hanging="108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440" w:hanging="1440"/>
      </w:pPr>
      <w:rPr>
        <w:rFonts w:hint="default"/>
      </w:rPr>
    </w:lvl>
    <w:lvl w:ilvl="6" w:tentative="1">
      <w:start w:val="1"/>
      <w:numFmt w:val="decimal"/>
      <w:isLgl/>
      <w:lvlText w:val="%1.%2.%3.%4.%5.%6.%7"/>
      <w:lvlJc w:val="left"/>
      <w:pPr>
        <w:ind w:left="1800" w:hanging="1800"/>
      </w:pPr>
      <w:rPr>
        <w:rFonts w:hint="default"/>
      </w:rPr>
    </w:lvl>
    <w:lvl w:ilvl="7" w:tentative="1">
      <w:start w:val="1"/>
      <w:numFmt w:val="decimal"/>
      <w:isLgl/>
      <w:lvlText w:val="%1.%2.%3.%4.%5.%6.%7.%8"/>
      <w:lvlJc w:val="left"/>
      <w:pPr>
        <w:ind w:left="1800" w:hanging="1800"/>
      </w:pPr>
      <w:rPr>
        <w:rFonts w:hint="default"/>
      </w:rPr>
    </w:lvl>
    <w:lvl w:ilvl="8" w:tentative="1">
      <w:start w:val="1"/>
      <w:numFmt w:val="decimal"/>
      <w:isLgl/>
      <w:lvlText w:val="%1.%2.%3.%4.%5.%6.%7.%8.%9"/>
      <w:lvlJc w:val="left"/>
      <w:pPr>
        <w:ind w:left="2160" w:hanging="2160"/>
      </w:pPr>
      <w:rPr>
        <w:rFonts w:hint="default"/>
      </w:rPr>
    </w:lvl>
  </w:abstractNum>
  <w:num w:numId="1">
    <w:abstractNumId w:val="3"/>
  </w:num>
  <w:num w:numId="2">
    <w:abstractNumId w:val="1"/>
  </w:num>
  <w:num w:numId="3">
    <w:abstractNumId w:val="0"/>
  </w:num>
  <w:num w:numId="4">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iuchao">
    <w15:presenceInfo w15:providerId="None" w15:userId="liucha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trackRevisions/>
  <w:defaultTabStop w:val="420"/>
  <w:drawingGridHorizontalSpacing w:val="120"/>
  <w:drawingGridVerticalSpacing w:val="163"/>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721"/>
    <w:rsid w:val="B57F267B"/>
    <w:rsid w:val="F7F178BF"/>
    <w:rsid w:val="FFBD376E"/>
    <w:rsid w:val="FFCDDF07"/>
    <w:rsid w:val="00007F3C"/>
    <w:rsid w:val="0001076E"/>
    <w:rsid w:val="000241E4"/>
    <w:rsid w:val="00024721"/>
    <w:rsid w:val="000424BD"/>
    <w:rsid w:val="00057778"/>
    <w:rsid w:val="00063A7D"/>
    <w:rsid w:val="00067883"/>
    <w:rsid w:val="00075E2E"/>
    <w:rsid w:val="00083524"/>
    <w:rsid w:val="00084548"/>
    <w:rsid w:val="000866F4"/>
    <w:rsid w:val="00093031"/>
    <w:rsid w:val="00093596"/>
    <w:rsid w:val="0009419D"/>
    <w:rsid w:val="000A3731"/>
    <w:rsid w:val="000B06D6"/>
    <w:rsid w:val="000B2D95"/>
    <w:rsid w:val="000B5FDA"/>
    <w:rsid w:val="000C6F55"/>
    <w:rsid w:val="000C753F"/>
    <w:rsid w:val="000D1598"/>
    <w:rsid w:val="001075A0"/>
    <w:rsid w:val="001227E6"/>
    <w:rsid w:val="00141C76"/>
    <w:rsid w:val="0014793A"/>
    <w:rsid w:val="00152502"/>
    <w:rsid w:val="001566D9"/>
    <w:rsid w:val="00157E2C"/>
    <w:rsid w:val="00162D3A"/>
    <w:rsid w:val="00173465"/>
    <w:rsid w:val="00173D58"/>
    <w:rsid w:val="0017679D"/>
    <w:rsid w:val="00196E3A"/>
    <w:rsid w:val="001B4BC5"/>
    <w:rsid w:val="001C0CDA"/>
    <w:rsid w:val="001C3BF6"/>
    <w:rsid w:val="001E33D5"/>
    <w:rsid w:val="001F150A"/>
    <w:rsid w:val="001F26DC"/>
    <w:rsid w:val="001F5F39"/>
    <w:rsid w:val="0021065B"/>
    <w:rsid w:val="0021216D"/>
    <w:rsid w:val="00213039"/>
    <w:rsid w:val="00222631"/>
    <w:rsid w:val="002237FB"/>
    <w:rsid w:val="00224655"/>
    <w:rsid w:val="00231F89"/>
    <w:rsid w:val="00240523"/>
    <w:rsid w:val="00240B94"/>
    <w:rsid w:val="0024161A"/>
    <w:rsid w:val="002416B2"/>
    <w:rsid w:val="00242C47"/>
    <w:rsid w:val="0024451C"/>
    <w:rsid w:val="00255CA6"/>
    <w:rsid w:val="0025646D"/>
    <w:rsid w:val="002649B3"/>
    <w:rsid w:val="00265984"/>
    <w:rsid w:val="00271045"/>
    <w:rsid w:val="00284BA0"/>
    <w:rsid w:val="002867FA"/>
    <w:rsid w:val="00286A5B"/>
    <w:rsid w:val="002A7668"/>
    <w:rsid w:val="002B4F5D"/>
    <w:rsid w:val="002C0088"/>
    <w:rsid w:val="002C0990"/>
    <w:rsid w:val="002C30B7"/>
    <w:rsid w:val="002D41A1"/>
    <w:rsid w:val="002D7875"/>
    <w:rsid w:val="002F18CC"/>
    <w:rsid w:val="002F4697"/>
    <w:rsid w:val="00304294"/>
    <w:rsid w:val="00312625"/>
    <w:rsid w:val="003244A8"/>
    <w:rsid w:val="00324F6A"/>
    <w:rsid w:val="00335217"/>
    <w:rsid w:val="00342ED7"/>
    <w:rsid w:val="003432F1"/>
    <w:rsid w:val="00345385"/>
    <w:rsid w:val="00345B7B"/>
    <w:rsid w:val="0034633E"/>
    <w:rsid w:val="0034641B"/>
    <w:rsid w:val="00353417"/>
    <w:rsid w:val="0036045C"/>
    <w:rsid w:val="00364235"/>
    <w:rsid w:val="0037414A"/>
    <w:rsid w:val="00377DDB"/>
    <w:rsid w:val="00395341"/>
    <w:rsid w:val="003A61D0"/>
    <w:rsid w:val="003E0857"/>
    <w:rsid w:val="003E6855"/>
    <w:rsid w:val="003F2423"/>
    <w:rsid w:val="003F5932"/>
    <w:rsid w:val="004008A7"/>
    <w:rsid w:val="00400D17"/>
    <w:rsid w:val="004036F6"/>
    <w:rsid w:val="004062A1"/>
    <w:rsid w:val="0040723D"/>
    <w:rsid w:val="00427728"/>
    <w:rsid w:val="00430A14"/>
    <w:rsid w:val="00440D41"/>
    <w:rsid w:val="00440F6B"/>
    <w:rsid w:val="00446358"/>
    <w:rsid w:val="00446CA5"/>
    <w:rsid w:val="004621FB"/>
    <w:rsid w:val="00462930"/>
    <w:rsid w:val="00466162"/>
    <w:rsid w:val="0046706D"/>
    <w:rsid w:val="004741C8"/>
    <w:rsid w:val="0047459E"/>
    <w:rsid w:val="00483FC8"/>
    <w:rsid w:val="0049754E"/>
    <w:rsid w:val="004A3198"/>
    <w:rsid w:val="004A4858"/>
    <w:rsid w:val="004B1E07"/>
    <w:rsid w:val="004D2759"/>
    <w:rsid w:val="004D5A28"/>
    <w:rsid w:val="004D6723"/>
    <w:rsid w:val="004E3FB9"/>
    <w:rsid w:val="00511A8F"/>
    <w:rsid w:val="00517470"/>
    <w:rsid w:val="00517BD9"/>
    <w:rsid w:val="00517F21"/>
    <w:rsid w:val="00520250"/>
    <w:rsid w:val="0052373B"/>
    <w:rsid w:val="005354D6"/>
    <w:rsid w:val="00541EFC"/>
    <w:rsid w:val="00557769"/>
    <w:rsid w:val="0055782F"/>
    <w:rsid w:val="00565340"/>
    <w:rsid w:val="005717CE"/>
    <w:rsid w:val="00571D5F"/>
    <w:rsid w:val="00572850"/>
    <w:rsid w:val="00574E69"/>
    <w:rsid w:val="005915CC"/>
    <w:rsid w:val="005926C0"/>
    <w:rsid w:val="00595710"/>
    <w:rsid w:val="005B2AA7"/>
    <w:rsid w:val="005B3468"/>
    <w:rsid w:val="005B488A"/>
    <w:rsid w:val="005B5232"/>
    <w:rsid w:val="005B79BF"/>
    <w:rsid w:val="005B7D24"/>
    <w:rsid w:val="005D6461"/>
    <w:rsid w:val="005E11DB"/>
    <w:rsid w:val="005F0099"/>
    <w:rsid w:val="005F154E"/>
    <w:rsid w:val="005F1E2D"/>
    <w:rsid w:val="00601948"/>
    <w:rsid w:val="00607231"/>
    <w:rsid w:val="006225F2"/>
    <w:rsid w:val="00623705"/>
    <w:rsid w:val="00625303"/>
    <w:rsid w:val="006262E3"/>
    <w:rsid w:val="00630B5B"/>
    <w:rsid w:val="00634727"/>
    <w:rsid w:val="00637DC8"/>
    <w:rsid w:val="00651CB8"/>
    <w:rsid w:val="00661B9B"/>
    <w:rsid w:val="00665770"/>
    <w:rsid w:val="00677D7A"/>
    <w:rsid w:val="00691750"/>
    <w:rsid w:val="00694033"/>
    <w:rsid w:val="006968CF"/>
    <w:rsid w:val="006A0454"/>
    <w:rsid w:val="006A5EA6"/>
    <w:rsid w:val="006A6BD9"/>
    <w:rsid w:val="006B554D"/>
    <w:rsid w:val="006B6A3A"/>
    <w:rsid w:val="006C5BCD"/>
    <w:rsid w:val="006C5FA6"/>
    <w:rsid w:val="006D51CC"/>
    <w:rsid w:val="006D58FC"/>
    <w:rsid w:val="006D5A13"/>
    <w:rsid w:val="006D5F1F"/>
    <w:rsid w:val="006E0FDA"/>
    <w:rsid w:val="006E2A0A"/>
    <w:rsid w:val="006E62F8"/>
    <w:rsid w:val="006F5DAD"/>
    <w:rsid w:val="006F6C49"/>
    <w:rsid w:val="00702AF9"/>
    <w:rsid w:val="00704EF1"/>
    <w:rsid w:val="0072317B"/>
    <w:rsid w:val="00725523"/>
    <w:rsid w:val="00741728"/>
    <w:rsid w:val="00763B98"/>
    <w:rsid w:val="007832C2"/>
    <w:rsid w:val="0079251D"/>
    <w:rsid w:val="00796C19"/>
    <w:rsid w:val="007A58C0"/>
    <w:rsid w:val="007B4639"/>
    <w:rsid w:val="007C32A4"/>
    <w:rsid w:val="007D0BF3"/>
    <w:rsid w:val="007E53F3"/>
    <w:rsid w:val="008109AB"/>
    <w:rsid w:val="00820F2A"/>
    <w:rsid w:val="00820FDE"/>
    <w:rsid w:val="00825A34"/>
    <w:rsid w:val="00834361"/>
    <w:rsid w:val="008422F8"/>
    <w:rsid w:val="008458FC"/>
    <w:rsid w:val="00845BF1"/>
    <w:rsid w:val="0085312E"/>
    <w:rsid w:val="008603C8"/>
    <w:rsid w:val="008701DA"/>
    <w:rsid w:val="008736DB"/>
    <w:rsid w:val="00873D3F"/>
    <w:rsid w:val="0087600F"/>
    <w:rsid w:val="00877E57"/>
    <w:rsid w:val="00880E77"/>
    <w:rsid w:val="00881B4A"/>
    <w:rsid w:val="00881C36"/>
    <w:rsid w:val="00887D00"/>
    <w:rsid w:val="008915C6"/>
    <w:rsid w:val="00896331"/>
    <w:rsid w:val="00897C9E"/>
    <w:rsid w:val="008A27D6"/>
    <w:rsid w:val="008A71F8"/>
    <w:rsid w:val="008B581A"/>
    <w:rsid w:val="008C3A04"/>
    <w:rsid w:val="008C63A8"/>
    <w:rsid w:val="008E49A9"/>
    <w:rsid w:val="008E7E41"/>
    <w:rsid w:val="008F316B"/>
    <w:rsid w:val="00915E98"/>
    <w:rsid w:val="00916C6C"/>
    <w:rsid w:val="00925BB5"/>
    <w:rsid w:val="00925D8F"/>
    <w:rsid w:val="0093268E"/>
    <w:rsid w:val="00934094"/>
    <w:rsid w:val="0094145D"/>
    <w:rsid w:val="00946FF4"/>
    <w:rsid w:val="00951D47"/>
    <w:rsid w:val="009525AE"/>
    <w:rsid w:val="009626DF"/>
    <w:rsid w:val="009711B4"/>
    <w:rsid w:val="0097681B"/>
    <w:rsid w:val="009800F1"/>
    <w:rsid w:val="009803D7"/>
    <w:rsid w:val="009877D4"/>
    <w:rsid w:val="009906E3"/>
    <w:rsid w:val="00991DF7"/>
    <w:rsid w:val="009929D0"/>
    <w:rsid w:val="00992CDC"/>
    <w:rsid w:val="009A523A"/>
    <w:rsid w:val="009A688A"/>
    <w:rsid w:val="009C1AA8"/>
    <w:rsid w:val="009C5198"/>
    <w:rsid w:val="009D2913"/>
    <w:rsid w:val="009E27AC"/>
    <w:rsid w:val="009E47EC"/>
    <w:rsid w:val="009F17C3"/>
    <w:rsid w:val="009F4694"/>
    <w:rsid w:val="009F4F7A"/>
    <w:rsid w:val="00A026BD"/>
    <w:rsid w:val="00A13E18"/>
    <w:rsid w:val="00A23C45"/>
    <w:rsid w:val="00A24BFC"/>
    <w:rsid w:val="00A36661"/>
    <w:rsid w:val="00A6078C"/>
    <w:rsid w:val="00A64190"/>
    <w:rsid w:val="00A71996"/>
    <w:rsid w:val="00A726FD"/>
    <w:rsid w:val="00A74602"/>
    <w:rsid w:val="00A847C5"/>
    <w:rsid w:val="00A907FA"/>
    <w:rsid w:val="00A95429"/>
    <w:rsid w:val="00A956CE"/>
    <w:rsid w:val="00AA13D7"/>
    <w:rsid w:val="00AE5023"/>
    <w:rsid w:val="00AE6B9D"/>
    <w:rsid w:val="00AF0568"/>
    <w:rsid w:val="00B012B0"/>
    <w:rsid w:val="00B019D6"/>
    <w:rsid w:val="00B17254"/>
    <w:rsid w:val="00B25004"/>
    <w:rsid w:val="00B37FD0"/>
    <w:rsid w:val="00B43011"/>
    <w:rsid w:val="00B504E1"/>
    <w:rsid w:val="00B541DC"/>
    <w:rsid w:val="00B57C6E"/>
    <w:rsid w:val="00B57EB9"/>
    <w:rsid w:val="00B57F2A"/>
    <w:rsid w:val="00B6228A"/>
    <w:rsid w:val="00B63F2B"/>
    <w:rsid w:val="00B6501A"/>
    <w:rsid w:val="00B71F1F"/>
    <w:rsid w:val="00B80653"/>
    <w:rsid w:val="00B927C4"/>
    <w:rsid w:val="00B93FE2"/>
    <w:rsid w:val="00B9635C"/>
    <w:rsid w:val="00BA6BDA"/>
    <w:rsid w:val="00BB19DF"/>
    <w:rsid w:val="00BE119D"/>
    <w:rsid w:val="00BE2FD7"/>
    <w:rsid w:val="00BF57DE"/>
    <w:rsid w:val="00C11132"/>
    <w:rsid w:val="00C16B0D"/>
    <w:rsid w:val="00C30766"/>
    <w:rsid w:val="00C34A1F"/>
    <w:rsid w:val="00C60722"/>
    <w:rsid w:val="00C60AE5"/>
    <w:rsid w:val="00C60E82"/>
    <w:rsid w:val="00C625B9"/>
    <w:rsid w:val="00C64A82"/>
    <w:rsid w:val="00C65395"/>
    <w:rsid w:val="00C729DB"/>
    <w:rsid w:val="00C730D5"/>
    <w:rsid w:val="00C827A7"/>
    <w:rsid w:val="00C82875"/>
    <w:rsid w:val="00C86E65"/>
    <w:rsid w:val="00CA2F1B"/>
    <w:rsid w:val="00CA40C1"/>
    <w:rsid w:val="00CB2A00"/>
    <w:rsid w:val="00CB3BA0"/>
    <w:rsid w:val="00CB74BA"/>
    <w:rsid w:val="00D16BAA"/>
    <w:rsid w:val="00D24B45"/>
    <w:rsid w:val="00D52C67"/>
    <w:rsid w:val="00D537DE"/>
    <w:rsid w:val="00D562AF"/>
    <w:rsid w:val="00D73EA0"/>
    <w:rsid w:val="00D84C5B"/>
    <w:rsid w:val="00D903BD"/>
    <w:rsid w:val="00DA0476"/>
    <w:rsid w:val="00DB07EF"/>
    <w:rsid w:val="00DD0C6C"/>
    <w:rsid w:val="00DD155C"/>
    <w:rsid w:val="00DD4267"/>
    <w:rsid w:val="00DE2D88"/>
    <w:rsid w:val="00DE7ADD"/>
    <w:rsid w:val="00DF01A3"/>
    <w:rsid w:val="00DF1A58"/>
    <w:rsid w:val="00DF7B2D"/>
    <w:rsid w:val="00E05CCE"/>
    <w:rsid w:val="00E1125F"/>
    <w:rsid w:val="00E11AAD"/>
    <w:rsid w:val="00E25A52"/>
    <w:rsid w:val="00E43AB1"/>
    <w:rsid w:val="00E56806"/>
    <w:rsid w:val="00E57ACA"/>
    <w:rsid w:val="00E66245"/>
    <w:rsid w:val="00E723F9"/>
    <w:rsid w:val="00E8047C"/>
    <w:rsid w:val="00EA20B8"/>
    <w:rsid w:val="00ED0CAE"/>
    <w:rsid w:val="00ED4C3D"/>
    <w:rsid w:val="00EE283A"/>
    <w:rsid w:val="00EF4DAE"/>
    <w:rsid w:val="00F06F7D"/>
    <w:rsid w:val="00F07663"/>
    <w:rsid w:val="00F1050D"/>
    <w:rsid w:val="00F260BE"/>
    <w:rsid w:val="00F30D9B"/>
    <w:rsid w:val="00F34124"/>
    <w:rsid w:val="00F353EE"/>
    <w:rsid w:val="00F430D3"/>
    <w:rsid w:val="00F66A76"/>
    <w:rsid w:val="00F8056D"/>
    <w:rsid w:val="00F820AA"/>
    <w:rsid w:val="00F8495B"/>
    <w:rsid w:val="00FA5DA4"/>
    <w:rsid w:val="00FB5592"/>
    <w:rsid w:val="00FC14FF"/>
    <w:rsid w:val="00FC46CD"/>
    <w:rsid w:val="00FD3E03"/>
    <w:rsid w:val="00FE7C92"/>
    <w:rsid w:val="00FF38ED"/>
    <w:rsid w:val="00FF4434"/>
    <w:rsid w:val="17BF9A86"/>
    <w:rsid w:val="377541FB"/>
    <w:rsid w:val="3FF3511B"/>
    <w:rsid w:val="57FF2A3B"/>
    <w:rsid w:val="6D3B052F"/>
    <w:rsid w:val="6FFD450B"/>
    <w:rsid w:val="755D0B5B"/>
    <w:rsid w:val="78FAE742"/>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678E1FF"/>
  <w15:docId w15:val="{C91F25D2-8CF0-4022-B9C3-094F12BC7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line="360" w:lineRule="auto"/>
      <w:ind w:firstLineChars="200" w:firstLine="200"/>
      <w:jc w:val="both"/>
    </w:pPr>
    <w:rPr>
      <w:rFonts w:cstheme="minorBidi"/>
      <w:kern w:val="2"/>
      <w:sz w:val="24"/>
      <w:szCs w:val="22"/>
    </w:rPr>
  </w:style>
  <w:style w:type="paragraph" w:styleId="1">
    <w:name w:val="heading 1"/>
    <w:basedOn w:val="a"/>
    <w:next w:val="a"/>
    <w:link w:val="1Char"/>
    <w:uiPriority w:val="9"/>
    <w:qFormat/>
    <w:pPr>
      <w:keepNext/>
      <w:keepLines/>
      <w:spacing w:beforeLines="50" w:before="156" w:afterLines="50" w:after="156" w:line="480" w:lineRule="exact"/>
      <w:ind w:firstLineChars="0" w:firstLine="0"/>
      <w:outlineLvl w:val="0"/>
    </w:pPr>
    <w:rPr>
      <w:b/>
      <w:bCs/>
      <w:kern w:val="44"/>
      <w:sz w:val="32"/>
      <w:szCs w:val="44"/>
    </w:rPr>
  </w:style>
  <w:style w:type="paragraph" w:styleId="2">
    <w:name w:val="heading 2"/>
    <w:basedOn w:val="a"/>
    <w:next w:val="a"/>
    <w:link w:val="2Char"/>
    <w:uiPriority w:val="9"/>
    <w:unhideWhenUsed/>
    <w:qFormat/>
    <w:pPr>
      <w:keepNext/>
      <w:keepLines/>
      <w:spacing w:before="120" w:after="120" w:line="480" w:lineRule="exact"/>
      <w:ind w:firstLineChars="0" w:firstLine="0"/>
      <w:outlineLvl w:val="1"/>
    </w:pPr>
    <w:rPr>
      <w:rFonts w:cstheme="majorBidi"/>
      <w:b/>
      <w:bCs/>
      <w:sz w:val="28"/>
      <w:szCs w:val="32"/>
    </w:rPr>
  </w:style>
  <w:style w:type="paragraph" w:styleId="3">
    <w:name w:val="heading 3"/>
    <w:basedOn w:val="a"/>
    <w:next w:val="a"/>
    <w:link w:val="3Char"/>
    <w:uiPriority w:val="9"/>
    <w:unhideWhenUsed/>
    <w:qFormat/>
    <w:pPr>
      <w:keepNext/>
      <w:keepLines/>
      <w:spacing w:afterLines="50" w:after="156" w:line="480" w:lineRule="exact"/>
      <w:ind w:firstLine="480"/>
      <w:outlineLvl w:val="2"/>
    </w:pPr>
    <w:rPr>
      <w:b/>
      <w:bCs/>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pPr>
      <w:widowControl w:val="0"/>
      <w:spacing w:line="360" w:lineRule="exact"/>
      <w:ind w:firstLineChars="0" w:firstLine="0"/>
      <w:jc w:val="center"/>
    </w:pPr>
    <w:rPr>
      <w:rFonts w:cstheme="majorBidi"/>
      <w:sz w:val="21"/>
      <w:szCs w:val="20"/>
    </w:rPr>
  </w:style>
  <w:style w:type="paragraph" w:styleId="a4">
    <w:name w:val="Document Map"/>
    <w:basedOn w:val="a"/>
    <w:link w:val="Char"/>
    <w:uiPriority w:val="99"/>
    <w:unhideWhenUsed/>
    <w:rPr>
      <w:rFonts w:ascii="宋体"/>
      <w:szCs w:val="24"/>
    </w:rPr>
  </w:style>
  <w:style w:type="paragraph" w:styleId="30">
    <w:name w:val="toc 3"/>
    <w:basedOn w:val="a"/>
    <w:next w:val="a"/>
    <w:uiPriority w:val="39"/>
    <w:unhideWhenUsed/>
    <w:pPr>
      <w:ind w:leftChars="400" w:left="840"/>
    </w:pPr>
  </w:style>
  <w:style w:type="paragraph" w:styleId="a5">
    <w:name w:val="footer"/>
    <w:basedOn w:val="a"/>
    <w:link w:val="Char0"/>
    <w:uiPriority w:val="99"/>
    <w:unhideWhenUsed/>
    <w:pPr>
      <w:tabs>
        <w:tab w:val="center" w:pos="4153"/>
        <w:tab w:val="right" w:pos="8306"/>
      </w:tabs>
      <w:snapToGrid w:val="0"/>
      <w:spacing w:line="240" w:lineRule="atLeast"/>
      <w:jc w:val="left"/>
    </w:pPr>
    <w:rPr>
      <w:sz w:val="18"/>
      <w:szCs w:val="18"/>
    </w:rPr>
  </w:style>
  <w:style w:type="paragraph" w:styleId="a6">
    <w:name w:val="header"/>
    <w:basedOn w:val="a"/>
    <w:link w:val="Char1"/>
    <w:uiPriority w:val="99"/>
    <w:unhideWhenUsed/>
    <w:pPr>
      <w:pBdr>
        <w:bottom w:val="single" w:sz="6" w:space="1" w:color="auto"/>
      </w:pBdr>
      <w:tabs>
        <w:tab w:val="center" w:pos="4153"/>
        <w:tab w:val="right" w:pos="8306"/>
      </w:tabs>
      <w:snapToGrid w:val="0"/>
      <w:spacing w:line="240" w:lineRule="atLeast"/>
      <w:jc w:val="center"/>
    </w:pPr>
    <w:rPr>
      <w:sz w:val="18"/>
      <w:szCs w:val="18"/>
    </w:rPr>
  </w:style>
  <w:style w:type="paragraph" w:styleId="10">
    <w:name w:val="toc 1"/>
    <w:basedOn w:val="a"/>
    <w:next w:val="a"/>
    <w:uiPriority w:val="39"/>
    <w:unhideWhenUsed/>
  </w:style>
  <w:style w:type="paragraph" w:styleId="20">
    <w:name w:val="toc 2"/>
    <w:basedOn w:val="a"/>
    <w:next w:val="a"/>
    <w:uiPriority w:val="39"/>
    <w:unhideWhenUsed/>
    <w:pPr>
      <w:ind w:leftChars="200" w:left="420"/>
    </w:pPr>
  </w:style>
  <w:style w:type="paragraph" w:styleId="a7">
    <w:name w:val="Normal (Web)"/>
    <w:basedOn w:val="a"/>
    <w:uiPriority w:val="99"/>
    <w:unhideWhenUsed/>
    <w:pPr>
      <w:spacing w:beforeAutospacing="1" w:afterAutospacing="1"/>
      <w:jc w:val="left"/>
    </w:pPr>
    <w:rPr>
      <w:rFonts w:cs="Times New Roman"/>
      <w:kern w:val="0"/>
    </w:rPr>
  </w:style>
  <w:style w:type="paragraph" w:styleId="a8">
    <w:name w:val="Title"/>
    <w:basedOn w:val="a"/>
    <w:next w:val="a"/>
    <w:link w:val="Char2"/>
    <w:uiPriority w:val="10"/>
    <w:qFormat/>
    <w:pPr>
      <w:spacing w:before="240" w:after="60"/>
      <w:jc w:val="center"/>
      <w:outlineLvl w:val="0"/>
    </w:pPr>
    <w:rPr>
      <w:rFonts w:cstheme="majorBidi"/>
      <w:b/>
      <w:bCs/>
      <w:sz w:val="32"/>
      <w:szCs w:val="32"/>
    </w:rPr>
  </w:style>
  <w:style w:type="character" w:styleId="a9">
    <w:name w:val="page number"/>
    <w:basedOn w:val="a0"/>
    <w:uiPriority w:val="99"/>
    <w:unhideWhenUsed/>
  </w:style>
  <w:style w:type="character" w:styleId="aa">
    <w:name w:val="Hyperlink"/>
    <w:basedOn w:val="a0"/>
    <w:uiPriority w:val="99"/>
    <w:unhideWhenUsed/>
    <w:rPr>
      <w:color w:val="0563C1" w:themeColor="hyperlink"/>
      <w:u w:val="single"/>
    </w:rPr>
  </w:style>
  <w:style w:type="table" w:styleId="ab">
    <w:name w:val="Table Grid"/>
    <w:basedOn w:val="a1"/>
    <w:uiPriority w:val="39"/>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2">
    <w:name w:val="标题 Char"/>
    <w:basedOn w:val="a0"/>
    <w:link w:val="a8"/>
    <w:uiPriority w:val="10"/>
    <w:rPr>
      <w:rFonts w:ascii="Times New Roman" w:eastAsia="宋体" w:hAnsi="Times New Roman" w:cstheme="majorBidi"/>
      <w:b/>
      <w:bCs/>
      <w:sz w:val="32"/>
      <w:szCs w:val="32"/>
    </w:rPr>
  </w:style>
  <w:style w:type="character" w:customStyle="1" w:styleId="1Char">
    <w:name w:val="标题 1 Char"/>
    <w:basedOn w:val="a0"/>
    <w:link w:val="1"/>
    <w:uiPriority w:val="9"/>
    <w:rPr>
      <w:rFonts w:ascii="Times New Roman" w:eastAsia="宋体" w:hAnsi="Times New Roman"/>
      <w:b/>
      <w:bCs/>
      <w:kern w:val="44"/>
      <w:sz w:val="32"/>
      <w:szCs w:val="44"/>
    </w:rPr>
  </w:style>
  <w:style w:type="paragraph" w:customStyle="1" w:styleId="11">
    <w:name w:val="列出段落1"/>
    <w:basedOn w:val="a"/>
    <w:link w:val="ac"/>
    <w:uiPriority w:val="34"/>
    <w:qFormat/>
    <w:pPr>
      <w:ind w:firstLine="420"/>
    </w:pPr>
  </w:style>
  <w:style w:type="paragraph" w:customStyle="1" w:styleId="12">
    <w:name w:val="样式1"/>
    <w:basedOn w:val="1"/>
    <w:link w:val="13"/>
  </w:style>
  <w:style w:type="paragraph" w:customStyle="1" w:styleId="21">
    <w:name w:val="样式2"/>
    <w:basedOn w:val="2"/>
    <w:link w:val="22"/>
    <w:pPr>
      <w:spacing w:beforeLines="50" w:before="156" w:afterLines="50" w:after="156" w:line="400" w:lineRule="exact"/>
    </w:pPr>
    <w:rPr>
      <w:sz w:val="30"/>
    </w:rPr>
  </w:style>
  <w:style w:type="character" w:customStyle="1" w:styleId="ac">
    <w:name w:val="列出段落字符"/>
    <w:basedOn w:val="a0"/>
    <w:link w:val="11"/>
    <w:uiPriority w:val="34"/>
    <w:rPr>
      <w:rFonts w:ascii="Times New Roman" w:eastAsia="宋体" w:hAnsi="Times New Roman"/>
      <w:sz w:val="24"/>
    </w:rPr>
  </w:style>
  <w:style w:type="character" w:customStyle="1" w:styleId="13">
    <w:name w:val="样式1 字符"/>
    <w:basedOn w:val="ac"/>
    <w:link w:val="12"/>
    <w:rPr>
      <w:rFonts w:ascii="Times New Roman" w:eastAsia="宋体" w:hAnsi="Times New Roman"/>
      <w:b/>
      <w:bCs/>
      <w:kern w:val="44"/>
      <w:sz w:val="32"/>
      <w:szCs w:val="44"/>
    </w:rPr>
  </w:style>
  <w:style w:type="paragraph" w:customStyle="1" w:styleId="31">
    <w:name w:val="样式3"/>
    <w:basedOn w:val="21"/>
    <w:link w:val="32"/>
    <w:pPr>
      <w:ind w:left="567"/>
    </w:pPr>
  </w:style>
  <w:style w:type="character" w:customStyle="1" w:styleId="22">
    <w:name w:val="样式2 字符"/>
    <w:basedOn w:val="ac"/>
    <w:link w:val="21"/>
    <w:rPr>
      <w:rFonts w:ascii="Times New Roman" w:eastAsia="宋体" w:hAnsi="Times New Roman" w:cstheme="majorBidi"/>
      <w:b/>
      <w:bCs/>
      <w:sz w:val="30"/>
      <w:szCs w:val="32"/>
    </w:rPr>
  </w:style>
  <w:style w:type="paragraph" w:customStyle="1" w:styleId="40">
    <w:name w:val="样式4"/>
    <w:basedOn w:val="12"/>
    <w:link w:val="41"/>
    <w:qFormat/>
  </w:style>
  <w:style w:type="character" w:customStyle="1" w:styleId="32">
    <w:name w:val="样式3 字符"/>
    <w:basedOn w:val="22"/>
    <w:link w:val="31"/>
    <w:qFormat/>
    <w:rPr>
      <w:rFonts w:ascii="Times New Roman" w:eastAsia="宋体" w:hAnsi="Times New Roman" w:cstheme="majorBidi"/>
      <w:b/>
      <w:bCs/>
      <w:sz w:val="30"/>
      <w:szCs w:val="32"/>
    </w:rPr>
  </w:style>
  <w:style w:type="paragraph" w:customStyle="1" w:styleId="5">
    <w:name w:val="样式5"/>
    <w:basedOn w:val="21"/>
    <w:link w:val="50"/>
    <w:pPr>
      <w:numPr>
        <w:ilvl w:val="2"/>
        <w:numId w:val="1"/>
      </w:numPr>
      <w:ind w:left="0" w:firstLineChars="200" w:firstLine="200"/>
    </w:pPr>
  </w:style>
  <w:style w:type="character" w:customStyle="1" w:styleId="41">
    <w:name w:val="样式4 字符"/>
    <w:basedOn w:val="13"/>
    <w:link w:val="40"/>
    <w:rPr>
      <w:rFonts w:ascii="Times New Roman" w:eastAsia="宋体" w:hAnsi="Times New Roman"/>
      <w:b/>
      <w:bCs/>
      <w:kern w:val="44"/>
      <w:sz w:val="30"/>
      <w:szCs w:val="44"/>
    </w:rPr>
  </w:style>
  <w:style w:type="character" w:customStyle="1" w:styleId="50">
    <w:name w:val="样式5 字符"/>
    <w:basedOn w:val="22"/>
    <w:link w:val="5"/>
    <w:rPr>
      <w:rFonts w:ascii="Times New Roman" w:eastAsia="宋体" w:hAnsi="Times New Roman" w:cstheme="majorBidi"/>
      <w:b/>
      <w:bCs/>
      <w:sz w:val="30"/>
      <w:szCs w:val="32"/>
    </w:rPr>
  </w:style>
  <w:style w:type="character" w:customStyle="1" w:styleId="3Char">
    <w:name w:val="标题 3 Char"/>
    <w:basedOn w:val="a0"/>
    <w:link w:val="3"/>
    <w:uiPriority w:val="9"/>
    <w:rPr>
      <w:rFonts w:ascii="Times New Roman" w:eastAsia="宋体" w:hAnsi="Times New Roman"/>
      <w:b/>
      <w:bCs/>
      <w:sz w:val="24"/>
      <w:szCs w:val="32"/>
    </w:rPr>
  </w:style>
  <w:style w:type="character" w:customStyle="1" w:styleId="fontstyle01">
    <w:name w:val="fontstyle01"/>
    <w:basedOn w:val="a0"/>
    <w:rPr>
      <w:rFonts w:ascii="TimesNewRomanPS-BoldMT" w:hAnsi="TimesNewRomanPS-BoldMT" w:hint="default"/>
      <w:b/>
      <w:bCs/>
      <w:color w:val="000000"/>
      <w:sz w:val="24"/>
      <w:szCs w:val="24"/>
    </w:rPr>
  </w:style>
  <w:style w:type="character" w:customStyle="1" w:styleId="fontstyle21">
    <w:name w:val="fontstyle21"/>
    <w:basedOn w:val="a0"/>
    <w:rPr>
      <w:rFonts w:ascii="宋体" w:eastAsia="宋体" w:hAnsi="宋体" w:hint="eastAsia"/>
      <w:color w:val="000000"/>
      <w:sz w:val="24"/>
      <w:szCs w:val="24"/>
    </w:rPr>
  </w:style>
  <w:style w:type="character" w:customStyle="1" w:styleId="fontstyle31">
    <w:name w:val="fontstyle31"/>
    <w:basedOn w:val="a0"/>
    <w:rPr>
      <w:rFonts w:ascii="TimesNewRomanPSMT" w:hAnsi="TimesNewRomanPSMT" w:hint="default"/>
      <w:color w:val="000000"/>
      <w:sz w:val="24"/>
      <w:szCs w:val="24"/>
    </w:rPr>
  </w:style>
  <w:style w:type="character" w:customStyle="1" w:styleId="Char1">
    <w:name w:val="页眉 Char"/>
    <w:basedOn w:val="a0"/>
    <w:link w:val="a6"/>
    <w:uiPriority w:val="99"/>
    <w:rPr>
      <w:rFonts w:ascii="Times New Roman" w:eastAsia="宋体" w:hAnsi="Times New Roman"/>
      <w:sz w:val="18"/>
      <w:szCs w:val="18"/>
    </w:rPr>
  </w:style>
  <w:style w:type="character" w:customStyle="1" w:styleId="Char0">
    <w:name w:val="页脚 Char"/>
    <w:basedOn w:val="a0"/>
    <w:link w:val="a5"/>
    <w:uiPriority w:val="99"/>
    <w:qFormat/>
    <w:rPr>
      <w:rFonts w:ascii="Times New Roman" w:eastAsia="宋体" w:hAnsi="Times New Roman"/>
      <w:sz w:val="18"/>
      <w:szCs w:val="18"/>
    </w:rPr>
  </w:style>
  <w:style w:type="paragraph" w:customStyle="1" w:styleId="ad">
    <w:name w:val="图片"/>
    <w:basedOn w:val="a"/>
    <w:next w:val="a"/>
    <w:qFormat/>
    <w:pPr>
      <w:widowControl w:val="0"/>
      <w:spacing w:line="240" w:lineRule="auto"/>
      <w:ind w:firstLineChars="0" w:firstLine="0"/>
      <w:jc w:val="center"/>
    </w:pPr>
  </w:style>
  <w:style w:type="paragraph" w:customStyle="1" w:styleId="TOC1">
    <w:name w:val="TOC 标题1"/>
    <w:basedOn w:val="1"/>
    <w:next w:val="a"/>
    <w:uiPriority w:val="39"/>
    <w:unhideWhenUsed/>
    <w:qFormat/>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table" w:customStyle="1" w:styleId="14">
    <w:name w:val="网格型1"/>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Char">
    <w:name w:val="标题 2 Char"/>
    <w:basedOn w:val="a0"/>
    <w:link w:val="2"/>
    <w:uiPriority w:val="9"/>
    <w:qFormat/>
    <w:rPr>
      <w:rFonts w:ascii="Times New Roman" w:eastAsia="宋体" w:hAnsi="Times New Roman" w:cstheme="majorBidi"/>
      <w:b/>
      <w:bCs/>
      <w:sz w:val="28"/>
      <w:szCs w:val="32"/>
    </w:rPr>
  </w:style>
  <w:style w:type="character" w:customStyle="1" w:styleId="4Char">
    <w:name w:val="标题 4 Char"/>
    <w:basedOn w:val="a0"/>
    <w:link w:val="4"/>
    <w:uiPriority w:val="9"/>
    <w:rPr>
      <w:rFonts w:asciiTheme="majorHAnsi" w:eastAsiaTheme="majorEastAsia" w:hAnsiTheme="majorHAnsi" w:cstheme="majorBidi"/>
      <w:b/>
      <w:bCs/>
      <w:sz w:val="28"/>
      <w:szCs w:val="28"/>
    </w:rPr>
  </w:style>
  <w:style w:type="character" w:customStyle="1" w:styleId="Char">
    <w:name w:val="文档结构图 Char"/>
    <w:basedOn w:val="a0"/>
    <w:link w:val="a4"/>
    <w:uiPriority w:val="99"/>
    <w:semiHidden/>
    <w:rPr>
      <w:rFonts w:ascii="宋体" w:eastAsia="宋体" w:hAnsi="Times New Roman"/>
      <w:sz w:val="24"/>
      <w:szCs w:val="24"/>
    </w:rPr>
  </w:style>
  <w:style w:type="paragraph" w:customStyle="1" w:styleId="15">
    <w:name w:val="无间隔1"/>
    <w:uiPriority w:val="1"/>
    <w:qFormat/>
    <w:pPr>
      <w:ind w:firstLineChars="200" w:firstLine="200"/>
      <w:jc w:val="both"/>
    </w:pPr>
    <w:rPr>
      <w:rFonts w:cstheme="minorBidi"/>
      <w:kern w:val="2"/>
      <w:sz w:val="24"/>
      <w:szCs w:val="22"/>
    </w:rPr>
  </w:style>
  <w:style w:type="table" w:customStyle="1" w:styleId="110">
    <w:name w:val="网格表 1 浅色1"/>
    <w:basedOn w:val="a1"/>
    <w:uiPriority w:val="46"/>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11">
    <w:name w:val="网格表 1 浅色 - 着色 11"/>
    <w:basedOn w:val="a1"/>
    <w:uiPriority w:val="46"/>
    <w:tblPr>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2-31">
    <w:name w:val="网格表 2 - 着色 31"/>
    <w:basedOn w:val="a1"/>
    <w:uiPriority w:val="47"/>
    <w:tblPr>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310">
    <w:name w:val="网格表 31"/>
    <w:basedOn w:val="a1"/>
    <w:uiPriority w:val="48"/>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4-31">
    <w:name w:val="网格表 4 - 着色 31"/>
    <w:basedOn w:val="a1"/>
    <w:uiPriority w:val="49"/>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16">
    <w:name w:val="修订1"/>
    <w:hidden/>
    <w:uiPriority w:val="99"/>
    <w:semiHidden/>
    <w:rPr>
      <w:rFonts w:cstheme="minorBidi"/>
      <w:kern w:val="2"/>
      <w:sz w:val="24"/>
      <w:szCs w:val="22"/>
    </w:rPr>
  </w:style>
  <w:style w:type="paragraph" w:styleId="ae">
    <w:name w:val="footnote text"/>
    <w:basedOn w:val="a"/>
    <w:link w:val="Char3"/>
    <w:uiPriority w:val="99"/>
    <w:semiHidden/>
    <w:unhideWhenUsed/>
    <w:rsid w:val="0034641B"/>
    <w:pPr>
      <w:snapToGrid w:val="0"/>
      <w:jc w:val="left"/>
    </w:pPr>
    <w:rPr>
      <w:sz w:val="18"/>
      <w:szCs w:val="18"/>
    </w:rPr>
  </w:style>
  <w:style w:type="character" w:customStyle="1" w:styleId="Char3">
    <w:name w:val="脚注文本 Char"/>
    <w:basedOn w:val="a0"/>
    <w:link w:val="ae"/>
    <w:uiPriority w:val="99"/>
    <w:semiHidden/>
    <w:rsid w:val="0034641B"/>
    <w:rPr>
      <w:rFonts w:cstheme="minorBidi"/>
      <w:kern w:val="2"/>
      <w:sz w:val="18"/>
      <w:szCs w:val="18"/>
    </w:rPr>
  </w:style>
  <w:style w:type="character" w:styleId="af">
    <w:name w:val="footnote reference"/>
    <w:basedOn w:val="a0"/>
    <w:uiPriority w:val="99"/>
    <w:semiHidden/>
    <w:unhideWhenUsed/>
    <w:rsid w:val="0034641B"/>
    <w:rPr>
      <w:vertAlign w:val="superscript"/>
    </w:rPr>
  </w:style>
  <w:style w:type="character" w:styleId="af0">
    <w:name w:val="annotation reference"/>
    <w:basedOn w:val="a0"/>
    <w:uiPriority w:val="99"/>
    <w:semiHidden/>
    <w:unhideWhenUsed/>
    <w:rsid w:val="0047459E"/>
    <w:rPr>
      <w:sz w:val="21"/>
      <w:szCs w:val="21"/>
    </w:rPr>
  </w:style>
  <w:style w:type="paragraph" w:styleId="af1">
    <w:name w:val="annotation text"/>
    <w:basedOn w:val="a"/>
    <w:link w:val="Char4"/>
    <w:uiPriority w:val="99"/>
    <w:semiHidden/>
    <w:unhideWhenUsed/>
    <w:rsid w:val="0047459E"/>
    <w:pPr>
      <w:jc w:val="left"/>
    </w:pPr>
  </w:style>
  <w:style w:type="character" w:customStyle="1" w:styleId="Char4">
    <w:name w:val="批注文字 Char"/>
    <w:basedOn w:val="a0"/>
    <w:link w:val="af1"/>
    <w:uiPriority w:val="99"/>
    <w:semiHidden/>
    <w:rsid w:val="0047459E"/>
    <w:rPr>
      <w:rFonts w:cstheme="minorBidi"/>
      <w:kern w:val="2"/>
      <w:sz w:val="24"/>
      <w:szCs w:val="22"/>
    </w:rPr>
  </w:style>
  <w:style w:type="paragraph" w:styleId="af2">
    <w:name w:val="annotation subject"/>
    <w:basedOn w:val="af1"/>
    <w:next w:val="af1"/>
    <w:link w:val="Char5"/>
    <w:uiPriority w:val="99"/>
    <w:semiHidden/>
    <w:unhideWhenUsed/>
    <w:rsid w:val="0047459E"/>
    <w:rPr>
      <w:b/>
      <w:bCs/>
    </w:rPr>
  </w:style>
  <w:style w:type="character" w:customStyle="1" w:styleId="Char5">
    <w:name w:val="批注主题 Char"/>
    <w:basedOn w:val="Char4"/>
    <w:link w:val="af2"/>
    <w:uiPriority w:val="99"/>
    <w:semiHidden/>
    <w:rsid w:val="0047459E"/>
    <w:rPr>
      <w:rFonts w:cstheme="minorBidi"/>
      <w:b/>
      <w:bCs/>
      <w:kern w:val="2"/>
      <w:sz w:val="24"/>
      <w:szCs w:val="22"/>
    </w:rPr>
  </w:style>
  <w:style w:type="paragraph" w:styleId="af3">
    <w:name w:val="Balloon Text"/>
    <w:basedOn w:val="a"/>
    <w:link w:val="Char6"/>
    <w:uiPriority w:val="99"/>
    <w:semiHidden/>
    <w:unhideWhenUsed/>
    <w:rsid w:val="0047459E"/>
    <w:pPr>
      <w:spacing w:line="240" w:lineRule="auto"/>
    </w:pPr>
    <w:rPr>
      <w:sz w:val="18"/>
      <w:szCs w:val="18"/>
    </w:rPr>
  </w:style>
  <w:style w:type="character" w:customStyle="1" w:styleId="Char6">
    <w:name w:val="批注框文本 Char"/>
    <w:basedOn w:val="a0"/>
    <w:link w:val="af3"/>
    <w:uiPriority w:val="99"/>
    <w:semiHidden/>
    <w:rsid w:val="0047459E"/>
    <w:rPr>
      <w:rFonts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1180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baike.baidu.com/item/%E6%9C%8D%E5%8A%A1%E5%99%A8"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baike.baidu.com/item/%E5%90%9E%E5%90%90%E9%87%8F"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9.png"/><Relationship Id="rId11" Type="http://schemas.microsoft.com/office/2011/relationships/commentsExtended" Target="commentsExtended.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settings" Target="settings.xml"/><Relationship Id="rId61" Type="http://schemas.openxmlformats.org/officeDocument/2006/relationships/footer" Target="footer4.xml"/><Relationship Id="rId19" Type="http://schemas.openxmlformats.org/officeDocument/2006/relationships/hyperlink" Target="http://baike.baidu.com/item/FTP%E6%9C%8D%E5%8A%A1%E5%99%A8" TargetMode="External"/><Relationship Id="rId14" Type="http://schemas.openxmlformats.org/officeDocument/2006/relationships/footer" Target="footer1.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20" Type="http://schemas.openxmlformats.org/officeDocument/2006/relationships/hyperlink" Target="http://baike.baidu.com/item/%E4%BC%81%E4%B8%9A"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comments" Target="comments.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3B27F6A-EA7E-4FBA-91B3-8909C7AE6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1</Pages>
  <Words>2854</Words>
  <Characters>16273</Characters>
  <Application>Microsoft Office Word</Application>
  <DocSecurity>0</DocSecurity>
  <Lines>135</Lines>
  <Paragraphs>38</Paragraphs>
  <ScaleCrop>false</ScaleCrop>
  <Company/>
  <LinksUpToDate>false</LinksUpToDate>
  <CharactersWithSpaces>19089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xiaoyan wang</dc:creator>
  <cp:lastModifiedBy>liuchao</cp:lastModifiedBy>
  <cp:revision>7</cp:revision>
  <cp:lastPrinted>2017-04-27T14:49:00Z</cp:lastPrinted>
  <dcterms:created xsi:type="dcterms:W3CDTF">2017-04-28T03:02:00Z</dcterms:created>
  <dcterms:modified xsi:type="dcterms:W3CDTF">2017-04-28T07:04:00Z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